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77547" w14:textId="77777777" w:rsidR="000A619F" w:rsidRDefault="00DE1C27">
      <w:pPr>
        <w:pStyle w:val="Title"/>
        <w:jc w:val="center"/>
        <w:rPr>
          <w:rFonts w:ascii="Proxima Nova" w:eastAsia="Proxima Nova" w:hAnsi="Proxima Nova" w:cs="Proxima Nova"/>
          <w:b/>
          <w:sz w:val="40"/>
          <w:szCs w:val="40"/>
        </w:rPr>
      </w:pPr>
      <w:bookmarkStart w:id="0" w:name="_4i0kql6svuw" w:colFirst="0" w:colLast="0"/>
      <w:bookmarkEnd w:id="0"/>
      <w:r>
        <w:rPr>
          <w:rFonts w:ascii="Proxima Nova" w:eastAsia="Proxima Nova" w:hAnsi="Proxima Nova" w:cs="Proxima Nova"/>
          <w:b/>
          <w:sz w:val="40"/>
          <w:szCs w:val="40"/>
        </w:rPr>
        <w:t>CG2028 Assignment 1</w:t>
      </w:r>
    </w:p>
    <w:p w14:paraId="54677548" w14:textId="77777777" w:rsidR="000A619F" w:rsidRPr="00AB4C56" w:rsidRDefault="000A619F">
      <w:pPr>
        <w:rPr>
          <w:rFonts w:ascii="Proxima Nova" w:hAnsi="Proxima Nova"/>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A619F" w:rsidRPr="00AB4C56" w14:paraId="5467754B" w14:textId="77777777">
        <w:tc>
          <w:tcPr>
            <w:tcW w:w="4680" w:type="dxa"/>
            <w:tcMar>
              <w:top w:w="100" w:type="dxa"/>
              <w:left w:w="100" w:type="dxa"/>
              <w:bottom w:w="100" w:type="dxa"/>
              <w:right w:w="100" w:type="dxa"/>
            </w:tcMar>
          </w:tcPr>
          <w:p w14:paraId="54677549" w14:textId="77777777" w:rsidR="000A619F" w:rsidRDefault="00DE1C27">
            <w:pPr>
              <w:pStyle w:val="Heading2"/>
              <w:widowControl w:val="0"/>
              <w:spacing w:line="240" w:lineRule="auto"/>
              <w:jc w:val="center"/>
              <w:rPr>
                <w:rFonts w:ascii="Proxima Nova" w:eastAsia="Proxima Nova" w:hAnsi="Proxima Nova" w:cs="Proxima Nova"/>
                <w:b/>
              </w:rPr>
            </w:pPr>
            <w:r>
              <w:rPr>
                <w:rFonts w:ascii="Proxima Nova" w:eastAsia="Proxima Nova" w:hAnsi="Proxima Nova" w:cs="Proxima Nova"/>
                <w:b/>
              </w:rPr>
              <w:t xml:space="preserve">Name </w:t>
            </w:r>
          </w:p>
        </w:tc>
        <w:tc>
          <w:tcPr>
            <w:tcW w:w="4680" w:type="dxa"/>
            <w:tcMar>
              <w:top w:w="100" w:type="dxa"/>
              <w:left w:w="100" w:type="dxa"/>
              <w:bottom w:w="100" w:type="dxa"/>
              <w:right w:w="100" w:type="dxa"/>
            </w:tcMar>
          </w:tcPr>
          <w:p w14:paraId="5467754A" w14:textId="77777777" w:rsidR="000A619F" w:rsidRDefault="00DE1C27">
            <w:pPr>
              <w:pStyle w:val="Heading2"/>
              <w:widowControl w:val="0"/>
              <w:spacing w:line="240" w:lineRule="auto"/>
              <w:jc w:val="center"/>
              <w:rPr>
                <w:rFonts w:ascii="Proxima Nova" w:eastAsia="Proxima Nova" w:hAnsi="Proxima Nova" w:cs="Proxima Nova"/>
                <w:b/>
              </w:rPr>
            </w:pPr>
            <w:bookmarkStart w:id="1" w:name="_r38kc0kh70e9" w:colFirst="0" w:colLast="0"/>
            <w:bookmarkEnd w:id="1"/>
            <w:r>
              <w:rPr>
                <w:rFonts w:ascii="Proxima Nova" w:eastAsia="Proxima Nova" w:hAnsi="Proxima Nova" w:cs="Proxima Nova"/>
                <w:b/>
              </w:rPr>
              <w:t>Student Number</w:t>
            </w:r>
          </w:p>
        </w:tc>
      </w:tr>
      <w:tr w:rsidR="000A619F" w:rsidRPr="00AB4C56" w14:paraId="5467754E" w14:textId="77777777">
        <w:trPr>
          <w:trHeight w:val="420"/>
        </w:trPr>
        <w:tc>
          <w:tcPr>
            <w:tcW w:w="4680" w:type="dxa"/>
            <w:tcMar>
              <w:top w:w="100" w:type="dxa"/>
              <w:left w:w="100" w:type="dxa"/>
              <w:bottom w:w="100" w:type="dxa"/>
              <w:right w:w="100" w:type="dxa"/>
            </w:tcMar>
          </w:tcPr>
          <w:p w14:paraId="5467754C" w14:textId="77777777" w:rsidR="000A619F" w:rsidRDefault="00DE1C27">
            <w:pPr>
              <w:jc w:val="center"/>
              <w:rPr>
                <w:rFonts w:ascii="Proxima Nova" w:eastAsia="Proxima Nova" w:hAnsi="Proxima Nova" w:cs="Proxima Nova"/>
                <w:sz w:val="26"/>
                <w:szCs w:val="26"/>
                <w:lang w:val="en-US"/>
              </w:rPr>
            </w:pPr>
            <w:r w:rsidRPr="7B07BF8D">
              <w:rPr>
                <w:rFonts w:ascii="Proxima Nova" w:eastAsia="Proxima Nova" w:hAnsi="Proxima Nova" w:cs="Proxima Nova"/>
                <w:sz w:val="26"/>
                <w:szCs w:val="26"/>
                <w:lang w:val="en-US"/>
              </w:rPr>
              <w:t>Su Menghang, Vincent</w:t>
            </w:r>
          </w:p>
        </w:tc>
        <w:tc>
          <w:tcPr>
            <w:tcW w:w="4680" w:type="dxa"/>
            <w:tcMar>
              <w:top w:w="100" w:type="dxa"/>
              <w:left w:w="100" w:type="dxa"/>
              <w:bottom w:w="100" w:type="dxa"/>
              <w:right w:w="100" w:type="dxa"/>
            </w:tcMar>
          </w:tcPr>
          <w:p w14:paraId="5467754D" w14:textId="77777777" w:rsidR="000A619F" w:rsidRDefault="00DE1C27">
            <w:pPr>
              <w:jc w:val="center"/>
              <w:rPr>
                <w:rFonts w:ascii="Proxima Nova" w:eastAsia="Proxima Nova" w:hAnsi="Proxima Nova" w:cs="Proxima Nova"/>
                <w:sz w:val="26"/>
                <w:szCs w:val="26"/>
              </w:rPr>
            </w:pPr>
            <w:r>
              <w:rPr>
                <w:rFonts w:ascii="Proxima Nova" w:eastAsia="Proxima Nova" w:hAnsi="Proxima Nova" w:cs="Proxima Nova"/>
                <w:sz w:val="26"/>
                <w:szCs w:val="26"/>
              </w:rPr>
              <w:t>A0272102X</w:t>
            </w:r>
          </w:p>
        </w:tc>
      </w:tr>
      <w:tr w:rsidR="000A619F" w:rsidRPr="00AB4C56" w14:paraId="54677551" w14:textId="77777777">
        <w:trPr>
          <w:trHeight w:val="420"/>
        </w:trPr>
        <w:tc>
          <w:tcPr>
            <w:tcW w:w="4680" w:type="dxa"/>
            <w:tcMar>
              <w:top w:w="100" w:type="dxa"/>
              <w:left w:w="100" w:type="dxa"/>
              <w:bottom w:w="100" w:type="dxa"/>
              <w:right w:w="100" w:type="dxa"/>
            </w:tcMar>
          </w:tcPr>
          <w:p w14:paraId="5467754F" w14:textId="77777777" w:rsidR="000A619F" w:rsidRDefault="00DE1C27">
            <w:pPr>
              <w:jc w:val="center"/>
              <w:rPr>
                <w:rFonts w:ascii="Proxima Nova" w:eastAsia="Proxima Nova" w:hAnsi="Proxima Nova" w:cs="Proxima Nova"/>
                <w:sz w:val="26"/>
                <w:szCs w:val="26"/>
              </w:rPr>
            </w:pPr>
            <w:r>
              <w:rPr>
                <w:rFonts w:ascii="Proxima Nova" w:eastAsia="Proxima Nova" w:hAnsi="Proxima Nova" w:cs="Proxima Nova"/>
                <w:sz w:val="26"/>
                <w:szCs w:val="26"/>
              </w:rPr>
              <w:t xml:space="preserve">Chan Xu Ming Ethan </w:t>
            </w:r>
          </w:p>
        </w:tc>
        <w:tc>
          <w:tcPr>
            <w:tcW w:w="4680" w:type="dxa"/>
            <w:tcMar>
              <w:top w:w="100" w:type="dxa"/>
              <w:left w:w="100" w:type="dxa"/>
              <w:bottom w:w="100" w:type="dxa"/>
              <w:right w:w="100" w:type="dxa"/>
            </w:tcMar>
          </w:tcPr>
          <w:p w14:paraId="54677550" w14:textId="77777777" w:rsidR="000A619F" w:rsidRDefault="00DE1C27">
            <w:pPr>
              <w:jc w:val="center"/>
              <w:rPr>
                <w:rFonts w:ascii="Proxima Nova" w:eastAsia="Proxima Nova" w:hAnsi="Proxima Nova" w:cs="Proxima Nova"/>
                <w:sz w:val="26"/>
                <w:szCs w:val="26"/>
              </w:rPr>
            </w:pPr>
            <w:r>
              <w:rPr>
                <w:rFonts w:ascii="Proxima Nova" w:eastAsia="Proxima Nova" w:hAnsi="Proxima Nova" w:cs="Proxima Nova"/>
                <w:sz w:val="26"/>
                <w:szCs w:val="26"/>
              </w:rPr>
              <w:t>A0273774R</w:t>
            </w:r>
          </w:p>
        </w:tc>
      </w:tr>
    </w:tbl>
    <w:p w14:paraId="54677552" w14:textId="77777777" w:rsidR="000A619F" w:rsidRDefault="000A619F">
      <w:pPr>
        <w:rPr>
          <w:rFonts w:ascii="Proxima Nova" w:eastAsia="Proxima Nova" w:hAnsi="Proxima Nova" w:cs="Proxima Nova"/>
        </w:rPr>
      </w:pPr>
    </w:p>
    <w:p w14:paraId="54677553" w14:textId="77777777" w:rsidR="000A619F" w:rsidRDefault="000A619F">
      <w:pPr>
        <w:rPr>
          <w:rFonts w:ascii="Proxima Nova" w:eastAsia="Proxima Nova" w:hAnsi="Proxima Nova" w:cs="Proxima Nova"/>
        </w:rPr>
      </w:pPr>
    </w:p>
    <w:p w14:paraId="54677554" w14:textId="77777777" w:rsidR="000A619F" w:rsidRDefault="000A619F">
      <w:pPr>
        <w:rPr>
          <w:rFonts w:ascii="Proxima Nova" w:eastAsia="Proxima Nova" w:hAnsi="Proxima Nova" w:cs="Proxima Nova"/>
        </w:rPr>
      </w:pPr>
    </w:p>
    <w:p w14:paraId="54677555" w14:textId="77777777" w:rsidR="000A619F" w:rsidRDefault="000A619F">
      <w:pPr>
        <w:rPr>
          <w:rFonts w:ascii="Proxima Nova" w:eastAsia="Proxima Nova" w:hAnsi="Proxima Nova" w:cs="Proxima Nova"/>
        </w:rPr>
      </w:pPr>
    </w:p>
    <w:p w14:paraId="54677556" w14:textId="77777777" w:rsidR="000A619F" w:rsidRDefault="000A619F">
      <w:pPr>
        <w:rPr>
          <w:rFonts w:ascii="Proxima Nova" w:eastAsia="Proxima Nova" w:hAnsi="Proxima Nova" w:cs="Proxima Nova"/>
        </w:rPr>
      </w:pPr>
    </w:p>
    <w:p w14:paraId="54677557" w14:textId="77777777" w:rsidR="000A619F" w:rsidRDefault="000A619F">
      <w:pPr>
        <w:rPr>
          <w:rFonts w:ascii="Proxima Nova" w:eastAsia="Proxima Nova" w:hAnsi="Proxima Nova" w:cs="Proxima Nova"/>
        </w:rPr>
      </w:pPr>
    </w:p>
    <w:p w14:paraId="54677558" w14:textId="77777777" w:rsidR="000A619F" w:rsidRDefault="000A619F">
      <w:pPr>
        <w:rPr>
          <w:rFonts w:ascii="Proxima Nova" w:eastAsia="Proxima Nova" w:hAnsi="Proxima Nova" w:cs="Proxima Nova"/>
        </w:rPr>
      </w:pPr>
    </w:p>
    <w:p w14:paraId="54677559" w14:textId="77777777" w:rsidR="000A619F" w:rsidRDefault="000A619F">
      <w:pPr>
        <w:rPr>
          <w:rFonts w:ascii="Proxima Nova" w:eastAsia="Proxima Nova" w:hAnsi="Proxima Nova" w:cs="Proxima Nova"/>
        </w:rPr>
      </w:pPr>
    </w:p>
    <w:p w14:paraId="5467755A" w14:textId="77777777" w:rsidR="000A619F" w:rsidRDefault="000A619F">
      <w:pPr>
        <w:rPr>
          <w:rFonts w:ascii="Proxima Nova" w:eastAsia="Proxima Nova" w:hAnsi="Proxima Nova" w:cs="Proxima Nova"/>
        </w:rPr>
      </w:pPr>
    </w:p>
    <w:p w14:paraId="5467755B" w14:textId="77777777" w:rsidR="000A619F" w:rsidRDefault="000A619F">
      <w:pPr>
        <w:rPr>
          <w:rFonts w:ascii="Proxima Nova" w:eastAsia="Proxima Nova" w:hAnsi="Proxima Nova" w:cs="Proxima Nova"/>
        </w:rPr>
      </w:pPr>
    </w:p>
    <w:p w14:paraId="5467755C" w14:textId="77777777" w:rsidR="000A619F" w:rsidRDefault="000A619F">
      <w:pPr>
        <w:rPr>
          <w:rFonts w:ascii="Proxima Nova" w:eastAsia="Proxima Nova" w:hAnsi="Proxima Nova" w:cs="Proxima Nova"/>
        </w:rPr>
      </w:pPr>
    </w:p>
    <w:p w14:paraId="5467755D" w14:textId="77777777" w:rsidR="000A619F" w:rsidRDefault="000A619F">
      <w:pPr>
        <w:rPr>
          <w:rFonts w:ascii="Proxima Nova" w:eastAsia="Proxima Nova" w:hAnsi="Proxima Nova" w:cs="Proxima Nova"/>
        </w:rPr>
      </w:pPr>
    </w:p>
    <w:p w14:paraId="5467755E" w14:textId="77777777" w:rsidR="000A619F" w:rsidRDefault="000A619F">
      <w:pPr>
        <w:rPr>
          <w:rFonts w:ascii="Proxima Nova" w:eastAsia="Proxima Nova" w:hAnsi="Proxima Nova" w:cs="Proxima Nova"/>
        </w:rPr>
      </w:pPr>
    </w:p>
    <w:p w14:paraId="5467755F" w14:textId="77777777" w:rsidR="000A619F" w:rsidRDefault="000A619F">
      <w:pPr>
        <w:rPr>
          <w:rFonts w:ascii="Proxima Nova" w:eastAsia="Proxima Nova" w:hAnsi="Proxima Nova" w:cs="Proxima Nova"/>
        </w:rPr>
      </w:pPr>
    </w:p>
    <w:p w14:paraId="54677560" w14:textId="77777777" w:rsidR="000A619F" w:rsidRDefault="000A619F">
      <w:pPr>
        <w:rPr>
          <w:rFonts w:ascii="Proxima Nova" w:eastAsia="Proxima Nova" w:hAnsi="Proxima Nova" w:cs="Proxima Nova"/>
        </w:rPr>
      </w:pPr>
    </w:p>
    <w:p w14:paraId="54677561" w14:textId="77777777" w:rsidR="000A619F" w:rsidRDefault="000A619F">
      <w:pPr>
        <w:rPr>
          <w:rFonts w:ascii="Proxima Nova" w:eastAsia="Proxima Nova" w:hAnsi="Proxima Nova" w:cs="Proxima Nova"/>
        </w:rPr>
      </w:pPr>
    </w:p>
    <w:p w14:paraId="54677562" w14:textId="77777777" w:rsidR="000A619F" w:rsidRDefault="000A619F">
      <w:pPr>
        <w:rPr>
          <w:rFonts w:ascii="Proxima Nova" w:eastAsia="Proxima Nova" w:hAnsi="Proxima Nova" w:cs="Proxima Nova"/>
        </w:rPr>
      </w:pPr>
    </w:p>
    <w:p w14:paraId="54677563" w14:textId="77777777" w:rsidR="000A619F" w:rsidRDefault="000A619F">
      <w:pPr>
        <w:rPr>
          <w:rFonts w:ascii="Proxima Nova" w:eastAsia="Proxima Nova" w:hAnsi="Proxima Nova" w:cs="Proxima Nova"/>
        </w:rPr>
      </w:pPr>
    </w:p>
    <w:p w14:paraId="54677564" w14:textId="77777777" w:rsidR="000A619F" w:rsidRDefault="000A619F">
      <w:pPr>
        <w:rPr>
          <w:rFonts w:ascii="Proxima Nova" w:eastAsia="Proxima Nova" w:hAnsi="Proxima Nova" w:cs="Proxima Nova"/>
        </w:rPr>
      </w:pPr>
    </w:p>
    <w:p w14:paraId="54677565" w14:textId="77777777" w:rsidR="000A619F" w:rsidRDefault="000A619F">
      <w:pPr>
        <w:rPr>
          <w:rFonts w:ascii="Proxima Nova" w:eastAsia="Proxima Nova" w:hAnsi="Proxima Nova" w:cs="Proxima Nova"/>
        </w:rPr>
      </w:pPr>
    </w:p>
    <w:p w14:paraId="54677566" w14:textId="77777777" w:rsidR="000A619F" w:rsidRDefault="000A619F">
      <w:pPr>
        <w:rPr>
          <w:rFonts w:ascii="Proxima Nova" w:eastAsia="Proxima Nova" w:hAnsi="Proxima Nova" w:cs="Proxima Nova"/>
        </w:rPr>
      </w:pPr>
    </w:p>
    <w:p w14:paraId="54677567" w14:textId="77777777" w:rsidR="000A619F" w:rsidRDefault="000A619F">
      <w:pPr>
        <w:rPr>
          <w:rFonts w:ascii="Proxima Nova" w:eastAsia="Proxima Nova" w:hAnsi="Proxima Nova" w:cs="Proxima Nova"/>
        </w:rPr>
      </w:pPr>
    </w:p>
    <w:p w14:paraId="54677568" w14:textId="77777777" w:rsidR="000A619F" w:rsidRDefault="000A619F">
      <w:pPr>
        <w:rPr>
          <w:rFonts w:ascii="Proxima Nova" w:eastAsia="Proxima Nova" w:hAnsi="Proxima Nova" w:cs="Proxima Nova"/>
        </w:rPr>
      </w:pPr>
    </w:p>
    <w:p w14:paraId="54677569" w14:textId="77777777" w:rsidR="000A619F" w:rsidRDefault="000A619F">
      <w:pPr>
        <w:rPr>
          <w:rFonts w:ascii="Proxima Nova" w:eastAsia="Proxima Nova" w:hAnsi="Proxima Nova" w:cs="Proxima Nova"/>
        </w:rPr>
      </w:pPr>
    </w:p>
    <w:p w14:paraId="5467756A" w14:textId="77777777" w:rsidR="000A619F" w:rsidRDefault="000A619F">
      <w:pPr>
        <w:rPr>
          <w:rFonts w:ascii="Proxima Nova" w:eastAsia="Proxima Nova" w:hAnsi="Proxima Nova" w:cs="Proxima Nova"/>
        </w:rPr>
      </w:pPr>
    </w:p>
    <w:p w14:paraId="5467756B" w14:textId="77777777" w:rsidR="000A619F" w:rsidRDefault="000A619F">
      <w:pPr>
        <w:rPr>
          <w:rFonts w:ascii="Proxima Nova" w:eastAsia="Proxima Nova" w:hAnsi="Proxima Nova" w:cs="Proxima Nova"/>
        </w:rPr>
      </w:pPr>
    </w:p>
    <w:p w14:paraId="5467756C" w14:textId="77777777" w:rsidR="000A619F" w:rsidRDefault="000A619F">
      <w:pPr>
        <w:rPr>
          <w:rFonts w:ascii="Proxima Nova" w:eastAsia="Proxima Nova" w:hAnsi="Proxima Nova" w:cs="Proxima Nova"/>
        </w:rPr>
      </w:pPr>
    </w:p>
    <w:p w14:paraId="5467756D" w14:textId="77777777" w:rsidR="000A619F" w:rsidRDefault="000A619F">
      <w:pPr>
        <w:rPr>
          <w:rFonts w:ascii="Proxima Nova" w:eastAsia="Proxima Nova" w:hAnsi="Proxima Nova" w:cs="Proxima Nova"/>
        </w:rPr>
      </w:pPr>
    </w:p>
    <w:p w14:paraId="5467756E" w14:textId="77777777" w:rsidR="000A619F" w:rsidRDefault="000A619F">
      <w:pPr>
        <w:rPr>
          <w:rFonts w:ascii="Proxima Nova" w:eastAsia="Proxima Nova" w:hAnsi="Proxima Nova" w:cs="Proxima Nova"/>
        </w:rPr>
      </w:pPr>
    </w:p>
    <w:p w14:paraId="5467756F" w14:textId="77777777" w:rsidR="000A619F" w:rsidRDefault="000A619F">
      <w:pPr>
        <w:rPr>
          <w:rFonts w:ascii="Proxima Nova" w:eastAsia="Proxima Nova" w:hAnsi="Proxima Nova" w:cs="Proxima Nova"/>
        </w:rPr>
      </w:pPr>
    </w:p>
    <w:p w14:paraId="54677570" w14:textId="77777777" w:rsidR="000A619F" w:rsidRDefault="00DE1C27" w:rsidP="00C00B14">
      <w:pPr>
        <w:pStyle w:val="Heading1"/>
      </w:pPr>
      <w:bookmarkStart w:id="2" w:name="_hrxoz8e3f3az" w:colFirst="0" w:colLast="0"/>
      <w:bookmarkEnd w:id="2"/>
      <w:r>
        <w:lastRenderedPageBreak/>
        <w:t>Question 1:</w:t>
      </w:r>
    </w:p>
    <w:p w14:paraId="54677571" w14:textId="77777777" w:rsidR="000A619F" w:rsidRDefault="00DE1C27" w:rsidP="00C00B14">
      <w:pPr>
        <w:pStyle w:val="Heading1"/>
      </w:pPr>
      <w:bookmarkStart w:id="3" w:name="_o3r3ugnve1qh" w:colFirst="0" w:colLast="0"/>
      <w:bookmarkEnd w:id="3"/>
      <w:r w:rsidRPr="7B07BF8D">
        <w:rPr>
          <w:lang w:val="en-US"/>
        </w:rPr>
        <w:t>Knowing the starting address of a 2-d array Arr[][], how to calculate the memory address of element</w:t>
      </w:r>
      <w:r w:rsidRPr="00AB4C56">
        <w:rPr>
          <w:rFonts w:ascii="Times New Roman" w:hAnsi="Times New Roman" w:cs="Times New Roman"/>
          <w:lang w:val="en-US"/>
        </w:rPr>
        <w:t> </w:t>
      </w:r>
      <w:r w:rsidRPr="7B07BF8D">
        <w:rPr>
          <w:lang w:val="en-US"/>
        </w:rPr>
        <w:t xml:space="preserve"> Arr[A][B]</w:t>
      </w:r>
      <w:r w:rsidRPr="00AB4C56">
        <w:rPr>
          <w:rFonts w:ascii="Times New Roman" w:hAnsi="Times New Roman" w:cs="Times New Roman"/>
          <w:lang w:val="en-US"/>
        </w:rPr>
        <w:t> </w:t>
      </w:r>
      <w:r w:rsidRPr="7B07BF8D">
        <w:rPr>
          <w:lang w:val="en-US"/>
        </w:rPr>
        <w:t>with index</w:t>
      </w:r>
      <w:r w:rsidRPr="00AB4C56">
        <w:rPr>
          <w:rFonts w:ascii="Times New Roman" w:hAnsi="Times New Roman" w:cs="Times New Roman"/>
          <w:lang w:val="en-US"/>
        </w:rPr>
        <w:t> </w:t>
      </w:r>
      <w:r w:rsidRPr="7B07BF8D">
        <w:rPr>
          <w:lang w:val="en-US"/>
        </w:rPr>
        <w:t>A and B starting from 0? Use an equation to explain your answer. (2 mark)</w:t>
      </w:r>
    </w:p>
    <w:p w14:paraId="54677572" w14:textId="77777777" w:rsidR="000A619F" w:rsidRDefault="00DE1C27" w:rsidP="00C00B14">
      <w:pPr>
        <w:rPr>
          <w:rFonts w:ascii="Proxima Nova" w:eastAsia="Proxima Nova" w:hAnsi="Proxima Nova" w:cs="Proxima Nova"/>
        </w:rPr>
      </w:pPr>
      <w:r>
        <w:rPr>
          <w:rFonts w:ascii="Proxima Nova" w:eastAsia="Proxima Nova" w:hAnsi="Proxima Nova" w:cs="Proxima Nova"/>
        </w:rPr>
        <w:t xml:space="preserve">Assuming that this array stores integers, which are 4 bytes in an ARM Cortex M system. Let the number of elements in one row be N. </w:t>
      </w:r>
    </w:p>
    <w:p w14:paraId="54677573" w14:textId="77777777" w:rsidR="000A619F" w:rsidRDefault="000A619F" w:rsidP="00C00B14">
      <w:pPr>
        <w:rPr>
          <w:rFonts w:ascii="Proxima Nova" w:eastAsia="Proxima Nova" w:hAnsi="Proxima Nova" w:cs="Proxima Nova"/>
        </w:rPr>
      </w:pPr>
    </w:p>
    <w:p w14:paraId="54677574" w14:textId="77777777" w:rsidR="000A619F" w:rsidRDefault="00DE1C27" w:rsidP="00C00B14">
      <w:pPr>
        <w:rPr>
          <w:rFonts w:ascii="Proxima Nova" w:eastAsia="Proxima Nova" w:hAnsi="Proxima Nova" w:cs="Proxima Nova"/>
          <w:lang w:val="en-US"/>
        </w:rPr>
      </w:pPr>
      <w:r w:rsidRPr="7B07BF8D">
        <w:rPr>
          <w:rFonts w:ascii="Proxima Nova" w:eastAsia="Proxima Nova" w:hAnsi="Proxima Nova" w:cs="Proxima Nova"/>
          <w:lang w:val="en-US"/>
        </w:rPr>
        <w:t xml:space="preserve">Therefore, the memory address of the element Arr[A][B] is </w:t>
      </w:r>
    </w:p>
    <w:p w14:paraId="54677575" w14:textId="77777777" w:rsidR="000A619F" w:rsidRDefault="00DE1C27" w:rsidP="00C00B14">
      <w:pPr>
        <w:rPr>
          <w:rFonts w:ascii="Proxima Nova" w:eastAsia="Proxima Nova" w:hAnsi="Proxima Nova" w:cs="Proxima Nova"/>
          <w:sz w:val="28"/>
          <w:szCs w:val="28"/>
        </w:rPr>
      </w:pPr>
      <m:oMathPara>
        <m:oMath>
          <m:r>
            <w:rPr>
              <w:rFonts w:ascii="Cambria Math" w:eastAsia="Proxima Nova" w:hAnsi="Cambria Math" w:cs="Proxima Nova"/>
              <w:sz w:val="26"/>
              <w:szCs w:val="26"/>
            </w:rPr>
            <m:t>=Base Address + 4(A*N + B)</m:t>
          </m:r>
        </m:oMath>
      </m:oMathPara>
    </w:p>
    <w:p w14:paraId="54677576" w14:textId="77777777" w:rsidR="000A619F" w:rsidRDefault="000A619F" w:rsidP="00C00B14">
      <w:pPr>
        <w:rPr>
          <w:rFonts w:ascii="Proxima Nova" w:eastAsia="Proxima Nova" w:hAnsi="Proxima Nova" w:cs="Proxima Nova"/>
        </w:rPr>
      </w:pPr>
    </w:p>
    <w:p w14:paraId="54677577" w14:textId="77777777" w:rsidR="000A619F" w:rsidRDefault="000A619F" w:rsidP="00C00B14">
      <w:pPr>
        <w:rPr>
          <w:rFonts w:ascii="Proxima Nova" w:eastAsia="Proxima Nova" w:hAnsi="Proxima Nova" w:cs="Proxima Nova"/>
        </w:rPr>
      </w:pPr>
    </w:p>
    <w:p w14:paraId="54677578" w14:textId="77777777" w:rsidR="000A619F" w:rsidRDefault="000A619F" w:rsidP="00C00B14">
      <w:pPr>
        <w:rPr>
          <w:rFonts w:ascii="Proxima Nova" w:eastAsia="Proxima Nova" w:hAnsi="Proxima Nova" w:cs="Proxima Nova"/>
        </w:rPr>
      </w:pPr>
    </w:p>
    <w:p w14:paraId="54677579" w14:textId="77777777" w:rsidR="000A619F" w:rsidRDefault="000A619F" w:rsidP="00C00B14">
      <w:pPr>
        <w:rPr>
          <w:rFonts w:ascii="Proxima Nova" w:eastAsia="Proxima Nova" w:hAnsi="Proxima Nova" w:cs="Proxima Nova"/>
        </w:rPr>
      </w:pPr>
    </w:p>
    <w:p w14:paraId="5467757A" w14:textId="77777777" w:rsidR="000A619F" w:rsidRDefault="00DE1C27" w:rsidP="00C00B14">
      <w:pPr>
        <w:pStyle w:val="Heading1"/>
      </w:pPr>
      <w:bookmarkStart w:id="4" w:name="_yxkigtmb10ul" w:colFirst="0" w:colLast="0"/>
      <w:bookmarkEnd w:id="4"/>
      <w:r>
        <w:t>Question 2:</w:t>
      </w:r>
    </w:p>
    <w:p w14:paraId="5467757B" w14:textId="77777777" w:rsidR="000A619F" w:rsidRDefault="00DE1C27" w:rsidP="00C00B14">
      <w:pPr>
        <w:pStyle w:val="Heading1"/>
      </w:pPr>
      <w:bookmarkStart w:id="5" w:name="_2ken217dql88" w:colFirst="0" w:colLast="0"/>
      <w:bookmarkEnd w:id="5"/>
      <w:r>
        <w:t xml:space="preserve">Consider the following C code snippet and the corresponding assembly routine: </w:t>
      </w:r>
    </w:p>
    <w:p w14:paraId="5467757C" w14:textId="77777777" w:rsidR="000A619F" w:rsidRPr="00AB4C56" w:rsidRDefault="00DE1C27" w:rsidP="00C00B14">
      <w:pPr>
        <w:jc w:val="center"/>
        <w:rPr>
          <w:rFonts w:ascii="Proxima Nova" w:hAnsi="Proxima Nova"/>
        </w:rPr>
      </w:pPr>
      <w:r w:rsidRPr="00AB4C56">
        <w:rPr>
          <w:rFonts w:ascii="Proxima Nova" w:hAnsi="Proxima Nova"/>
          <w:noProof/>
        </w:rPr>
        <w:drawing>
          <wp:inline distT="114300" distB="114300" distL="114300" distR="114300" wp14:anchorId="546775AC" wp14:editId="546775AD">
            <wp:extent cx="4672013" cy="193918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672013" cy="1939185"/>
                    </a:xfrm>
                    <a:prstGeom prst="rect">
                      <a:avLst/>
                    </a:prstGeom>
                    <a:ln/>
                  </pic:spPr>
                </pic:pic>
              </a:graphicData>
            </a:graphic>
          </wp:inline>
        </w:drawing>
      </w:r>
    </w:p>
    <w:p w14:paraId="5467757D" w14:textId="77777777" w:rsidR="000A619F" w:rsidRDefault="00DE1C27" w:rsidP="00C00B14">
      <w:pPr>
        <w:pStyle w:val="Heading1"/>
      </w:pPr>
      <w:bookmarkStart w:id="6" w:name="_r4n8a3w2dmzu" w:colFirst="0" w:colLast="0"/>
      <w:bookmarkEnd w:id="6"/>
      <w:r>
        <w:t xml:space="preserve">Read the above code. Assume each line of the C code corresponds to a single line of assembly instruction. After executing the highlighted line (Ln 36, BX LR), which instruction is the Link Register (LR) pointing to at this moment? (2 mark) </w:t>
      </w:r>
    </w:p>
    <w:p w14:paraId="5467757E" w14:textId="77777777" w:rsidR="000A619F" w:rsidRPr="00AB4C56" w:rsidRDefault="000A619F" w:rsidP="00C00B14">
      <w:pPr>
        <w:rPr>
          <w:rFonts w:ascii="Proxima Nova" w:hAnsi="Proxima Nova"/>
        </w:rPr>
      </w:pPr>
    </w:p>
    <w:p w14:paraId="5467757F" w14:textId="77777777" w:rsidR="000A619F" w:rsidRDefault="00DE1C27" w:rsidP="00C00B14">
      <w:pPr>
        <w:rPr>
          <w:rFonts w:ascii="Proxima Nova" w:eastAsia="Proxima Nova" w:hAnsi="Proxima Nova" w:cs="Proxima Nova"/>
          <w:lang w:val="en-US"/>
        </w:rPr>
      </w:pPr>
      <w:r w:rsidRPr="7B07BF8D">
        <w:rPr>
          <w:rFonts w:ascii="Proxima Nova" w:eastAsia="Proxima Nova" w:hAnsi="Proxima Nova" w:cs="Proxima Nova"/>
          <w:lang w:val="en-US"/>
        </w:rPr>
        <w:t>After executing BX LR, the Link Register points to the instruction immediately after the call to foo in main.c, i.e. the printf at Line 36. This is because BL foo stored the return address in LR before branching. Although LR was modified inside foo by another BL, the PUSH {LR} and POP {LR} preserved the original return address, so BX LR correctly returns to the C code.</w:t>
      </w:r>
    </w:p>
    <w:p w14:paraId="54677580" w14:textId="77777777" w:rsidR="000A619F" w:rsidRDefault="00DE1C27" w:rsidP="00C00B14">
      <w:pPr>
        <w:pStyle w:val="Heading1"/>
        <w:jc w:val="both"/>
      </w:pPr>
      <w:bookmarkStart w:id="7" w:name="_r090yvd1ai0b" w:colFirst="0" w:colLast="0"/>
      <w:bookmarkEnd w:id="7"/>
      <w:r>
        <w:lastRenderedPageBreak/>
        <w:t>Question 3:</w:t>
      </w:r>
    </w:p>
    <w:p w14:paraId="54677581" w14:textId="77777777" w:rsidR="000A619F" w:rsidRDefault="00DE1C27" w:rsidP="00C00B14">
      <w:pPr>
        <w:pStyle w:val="Heading1"/>
        <w:jc w:val="both"/>
        <w:rPr>
          <w:sz w:val="24"/>
          <w:szCs w:val="24"/>
          <w:shd w:val="clear" w:color="auto" w:fill="FBEEB8"/>
          <w:lang w:val="en-US"/>
        </w:rPr>
      </w:pPr>
      <w:bookmarkStart w:id="8" w:name="_h7n1qr222mrs" w:colFirst="0" w:colLast="0"/>
      <w:bookmarkEnd w:id="8"/>
      <w:r w:rsidRPr="7B07BF8D">
        <w:rPr>
          <w:lang w:val="en-US"/>
        </w:rPr>
        <w:t>Describe what you observe in (i) and (ii) and explain why there is a difference. (4 marks)</w:t>
      </w:r>
    </w:p>
    <w:p w14:paraId="54677582" w14:textId="77777777" w:rsidR="000A619F" w:rsidRDefault="00DE1C27" w:rsidP="00C00B14">
      <w:pPr>
        <w:shd w:val="clear" w:color="auto" w:fill="FFFFFF" w:themeFill="background1"/>
        <w:spacing w:before="180" w:after="180"/>
        <w:jc w:val="both"/>
        <w:rPr>
          <w:rFonts w:ascii="Proxima Nova" w:eastAsia="Proxima Nova" w:hAnsi="Proxima Nova" w:cs="Proxima Nova"/>
          <w:lang w:val="en-US"/>
        </w:rPr>
      </w:pPr>
      <w:r w:rsidRPr="7B07BF8D">
        <w:rPr>
          <w:rFonts w:ascii="Proxima Nova" w:eastAsia="Proxima Nova" w:hAnsi="Proxima Nova" w:cs="Proxima Nova"/>
          <w:lang w:val="en-US"/>
        </w:rPr>
        <w:t xml:space="preserve">(i) Comment the </w:t>
      </w:r>
      <w:r w:rsidRPr="7B07BF8D">
        <w:rPr>
          <w:rFonts w:ascii="Proxima Nova" w:eastAsia="Proxima Nova" w:hAnsi="Proxima Nova" w:cs="Proxima Nova"/>
          <w:b/>
          <w:lang w:val="en-US"/>
        </w:rPr>
        <w:t>PUSH {R14}</w:t>
      </w:r>
      <w:r w:rsidRPr="7B07BF8D">
        <w:rPr>
          <w:rFonts w:ascii="Proxima Nova" w:eastAsia="Proxima Nova" w:hAnsi="Proxima Nova" w:cs="Proxima Nova"/>
          <w:lang w:val="en-US"/>
        </w:rPr>
        <w:t xml:space="preserve"> and </w:t>
      </w:r>
      <w:r w:rsidRPr="7B07BF8D">
        <w:rPr>
          <w:rFonts w:ascii="Proxima Nova" w:eastAsia="Proxima Nova" w:hAnsi="Proxima Nova" w:cs="Proxima Nova"/>
          <w:b/>
          <w:lang w:val="en-US"/>
        </w:rPr>
        <w:t>POP {R14}</w:t>
      </w:r>
      <w:r w:rsidRPr="7B07BF8D">
        <w:rPr>
          <w:rFonts w:ascii="Proxima Nova" w:eastAsia="Proxima Nova" w:hAnsi="Proxima Nova" w:cs="Proxima Nova"/>
          <w:lang w:val="en-US"/>
        </w:rPr>
        <w:t xml:space="preserve"> lines in </w:t>
      </w:r>
      <w:r w:rsidRPr="7B07BF8D">
        <w:rPr>
          <w:rFonts w:ascii="Proxima Nova" w:eastAsia="Proxima Nova" w:hAnsi="Proxima Nova" w:cs="Proxima Nova"/>
          <w:b/>
          <w:lang w:val="en-US"/>
        </w:rPr>
        <w:t>iir.s,</w:t>
      </w:r>
      <w:r w:rsidRPr="7B07BF8D">
        <w:rPr>
          <w:rFonts w:ascii="Proxima Nova" w:eastAsia="Proxima Nova" w:hAnsi="Proxima Nova" w:cs="Proxima Nova"/>
          <w:lang w:val="en-US"/>
        </w:rPr>
        <w:t xml:space="preserve"> compile the “Assign1” project and execute the program.</w:t>
      </w:r>
    </w:p>
    <w:p w14:paraId="54677583" w14:textId="77777777" w:rsidR="000A619F" w:rsidRDefault="00DE1C27" w:rsidP="00C00B14">
      <w:pPr>
        <w:shd w:val="clear" w:color="auto" w:fill="FFFFFF" w:themeFill="background1"/>
        <w:spacing w:before="180" w:after="180"/>
        <w:jc w:val="both"/>
        <w:rPr>
          <w:rFonts w:ascii="Proxima Nova" w:eastAsia="Proxima Nova" w:hAnsi="Proxima Nova" w:cs="Proxima Nova"/>
          <w:lang w:val="en-US"/>
        </w:rPr>
      </w:pPr>
      <w:r w:rsidRPr="7B07BF8D">
        <w:rPr>
          <w:rFonts w:ascii="Proxima Nova" w:eastAsia="Proxima Nova" w:hAnsi="Proxima Nova" w:cs="Proxima Nova"/>
          <w:lang w:val="en-US"/>
        </w:rPr>
        <w:t xml:space="preserve">(ii) Uncomment the </w:t>
      </w:r>
      <w:r w:rsidRPr="7B07BF8D">
        <w:rPr>
          <w:rFonts w:ascii="Proxima Nova" w:eastAsia="Proxima Nova" w:hAnsi="Proxima Nova" w:cs="Proxima Nova"/>
          <w:b/>
          <w:lang w:val="en-US"/>
        </w:rPr>
        <w:t>PUSH {R14}</w:t>
      </w:r>
      <w:r w:rsidRPr="7B07BF8D">
        <w:rPr>
          <w:rFonts w:ascii="Proxima Nova" w:eastAsia="Proxima Nova" w:hAnsi="Proxima Nova" w:cs="Proxima Nova"/>
          <w:lang w:val="en-US"/>
        </w:rPr>
        <w:t xml:space="preserve"> and </w:t>
      </w:r>
      <w:r w:rsidRPr="7B07BF8D">
        <w:rPr>
          <w:rFonts w:ascii="Proxima Nova" w:eastAsia="Proxima Nova" w:hAnsi="Proxima Nova" w:cs="Proxima Nova"/>
          <w:b/>
          <w:lang w:val="en-US"/>
        </w:rPr>
        <w:t>POP {R14}</w:t>
      </w:r>
      <w:r w:rsidRPr="7B07BF8D">
        <w:rPr>
          <w:rFonts w:ascii="Proxima Nova" w:eastAsia="Proxima Nova" w:hAnsi="Proxima Nova" w:cs="Proxima Nova"/>
          <w:lang w:val="en-US"/>
        </w:rPr>
        <w:t xml:space="preserve"> lines in </w:t>
      </w:r>
      <w:r w:rsidRPr="7B07BF8D">
        <w:rPr>
          <w:rFonts w:ascii="Proxima Nova" w:eastAsia="Proxima Nova" w:hAnsi="Proxima Nova" w:cs="Proxima Nova"/>
          <w:b/>
          <w:lang w:val="en-US"/>
        </w:rPr>
        <w:t>iir.s</w:t>
      </w:r>
      <w:r w:rsidRPr="7B07BF8D">
        <w:rPr>
          <w:rFonts w:ascii="Proxima Nova" w:eastAsia="Proxima Nova" w:hAnsi="Proxima Nova" w:cs="Proxima Nova"/>
          <w:lang w:val="en-US"/>
        </w:rPr>
        <w:t xml:space="preserve"> recompile and execute the program again.</w:t>
      </w:r>
    </w:p>
    <w:p w14:paraId="54677584" w14:textId="77777777" w:rsidR="000A619F" w:rsidRDefault="000A619F" w:rsidP="00C00B14">
      <w:pPr>
        <w:shd w:val="clear" w:color="auto" w:fill="FFFFFF"/>
        <w:spacing w:before="180" w:after="180"/>
        <w:jc w:val="both"/>
        <w:rPr>
          <w:rFonts w:ascii="Proxima Nova" w:eastAsia="Proxima Nova" w:hAnsi="Proxima Nova" w:cs="Proxima Nova"/>
        </w:rPr>
      </w:pPr>
    </w:p>
    <w:p w14:paraId="54677585" w14:textId="77777777" w:rsidR="000A619F" w:rsidRDefault="00DE1C27" w:rsidP="00C00B14">
      <w:pPr>
        <w:jc w:val="both"/>
        <w:rPr>
          <w:rFonts w:ascii="Proxima Nova" w:eastAsia="Proxima Nova" w:hAnsi="Proxima Nova" w:cs="Proxima Nova"/>
          <w:lang w:val="en-US"/>
        </w:rPr>
      </w:pPr>
      <w:r w:rsidRPr="7B07BF8D">
        <w:rPr>
          <w:rFonts w:ascii="Proxima Nova" w:eastAsia="Proxima Nova" w:hAnsi="Proxima Nova" w:cs="Proxima Nova"/>
          <w:lang w:val="en-US"/>
        </w:rPr>
        <w:t>(i) Without PUSH and POP}, the original LR (which pointed to the printf in Line 36 of C) gets overwritten by the inner BL SUBROUTINE. At the end, BX LR branches back into the instruction itself instead of the C code, causing an infinite loop / incorrect return.</w:t>
      </w:r>
    </w:p>
    <w:p w14:paraId="54677586" w14:textId="77777777" w:rsidR="000A619F" w:rsidRDefault="000A619F" w:rsidP="00C00B14">
      <w:pPr>
        <w:jc w:val="both"/>
        <w:rPr>
          <w:rFonts w:ascii="Proxima Nova" w:eastAsia="Proxima Nova" w:hAnsi="Proxima Nova" w:cs="Proxima Nova"/>
        </w:rPr>
      </w:pPr>
    </w:p>
    <w:p w14:paraId="54677587" w14:textId="77777777" w:rsidR="000A619F" w:rsidRDefault="00DE1C27" w:rsidP="00C00B14">
      <w:pPr>
        <w:jc w:val="both"/>
        <w:rPr>
          <w:rFonts w:ascii="Proxima Nova" w:eastAsia="Proxima Nova" w:hAnsi="Proxima Nova" w:cs="Proxima Nova"/>
          <w:lang w:val="en-US"/>
        </w:rPr>
      </w:pPr>
      <w:r w:rsidRPr="7B07BF8D">
        <w:rPr>
          <w:rFonts w:ascii="Proxima Nova" w:eastAsia="Proxima Nova" w:hAnsi="Proxima Nova" w:cs="Proxima Nova"/>
          <w:lang w:val="en-US"/>
        </w:rPr>
        <w:t>(ii) With PUSH and POP, the original LR is saved on the stack and restored after the subroutine call. Thus BX LR correctly returns execution to the C code at Line 36, and the program behaves as expected.</w:t>
      </w:r>
    </w:p>
    <w:p w14:paraId="54677588" w14:textId="77777777" w:rsidR="000A619F" w:rsidRDefault="000A619F" w:rsidP="00C00B14">
      <w:pPr>
        <w:jc w:val="both"/>
        <w:rPr>
          <w:rFonts w:ascii="Proxima Nova" w:eastAsia="Proxima Nova" w:hAnsi="Proxima Nova" w:cs="Proxima Nova"/>
        </w:rPr>
      </w:pPr>
    </w:p>
    <w:p w14:paraId="54677589" w14:textId="77777777" w:rsidR="000A619F" w:rsidRDefault="000A619F" w:rsidP="00C00B14">
      <w:pPr>
        <w:jc w:val="both"/>
        <w:rPr>
          <w:rFonts w:ascii="Proxima Nova" w:eastAsia="Proxima Nova" w:hAnsi="Proxima Nova" w:cs="Proxima Nova"/>
        </w:rPr>
      </w:pPr>
    </w:p>
    <w:p w14:paraId="5467758A" w14:textId="77777777" w:rsidR="000A619F" w:rsidRDefault="000A619F" w:rsidP="00C00B14">
      <w:pPr>
        <w:jc w:val="both"/>
        <w:rPr>
          <w:rFonts w:ascii="Proxima Nova" w:eastAsia="Proxima Nova" w:hAnsi="Proxima Nova" w:cs="Proxima Nova"/>
        </w:rPr>
      </w:pPr>
    </w:p>
    <w:p w14:paraId="5467758B" w14:textId="77777777" w:rsidR="000A619F" w:rsidRDefault="00DE1C27" w:rsidP="00C00B14">
      <w:pPr>
        <w:pStyle w:val="Heading1"/>
        <w:jc w:val="both"/>
      </w:pPr>
      <w:bookmarkStart w:id="9" w:name="_g1a6l3ikvepm" w:colFirst="0" w:colLast="0"/>
      <w:bookmarkEnd w:id="9"/>
      <w:r>
        <w:t>Question 4:</w:t>
      </w:r>
    </w:p>
    <w:p w14:paraId="5467758C" w14:textId="77777777" w:rsidR="000A619F" w:rsidRDefault="00DE1C27" w:rsidP="00C00B14">
      <w:pPr>
        <w:pStyle w:val="Heading1"/>
        <w:jc w:val="both"/>
      </w:pPr>
      <w:bookmarkStart w:id="10" w:name="_79pgher6eqoc" w:colFirst="0" w:colLast="0"/>
      <w:bookmarkEnd w:id="10"/>
      <w:r w:rsidRPr="7B07BF8D">
        <w:rPr>
          <w:lang w:val="en-US"/>
        </w:rPr>
        <w:t>What can you do if you have used up all the general purpose registers and you need to store some more values during processing? (2 marks)</w:t>
      </w:r>
    </w:p>
    <w:p w14:paraId="5467758D" w14:textId="77777777" w:rsidR="000A619F" w:rsidRDefault="000A619F" w:rsidP="00C00B14">
      <w:pPr>
        <w:jc w:val="both"/>
        <w:rPr>
          <w:rFonts w:ascii="Proxima Nova" w:eastAsia="Proxima Nova" w:hAnsi="Proxima Nova" w:cs="Proxima Nova"/>
        </w:rPr>
      </w:pPr>
    </w:p>
    <w:p w14:paraId="5467758E" w14:textId="77777777" w:rsidR="000A619F" w:rsidRDefault="00DE1C27" w:rsidP="00C00B14">
      <w:pPr>
        <w:jc w:val="both"/>
        <w:rPr>
          <w:rFonts w:ascii="Proxima Nova" w:eastAsia="Proxima Nova" w:hAnsi="Proxima Nova" w:cs="Proxima Nova"/>
          <w:lang w:val="en-US"/>
        </w:rPr>
      </w:pPr>
      <w:r w:rsidRPr="7B07BF8D">
        <w:rPr>
          <w:rFonts w:ascii="Proxima Nova" w:eastAsia="Proxima Nova" w:hAnsi="Proxima Nova" w:cs="Proxima Nova"/>
          <w:lang w:val="en-US"/>
        </w:rPr>
        <w:t>If the amount of values we need to store is more than the registers, we can store the excess and less frequently used variables in the memory. Using the STR instruction, data can be stored in the memory, and using the LDR instruction, we can load it back into the registers for data processing when needed.</w:t>
      </w:r>
    </w:p>
    <w:p w14:paraId="0BB3FD8A" w14:textId="77777777" w:rsidR="002F09D7" w:rsidRDefault="002F09D7">
      <w:pPr>
        <w:rPr>
          <w:rFonts w:ascii="Proxima Nova" w:eastAsia="Proxima Nova" w:hAnsi="Proxima Nova" w:cs="Proxima Nova"/>
        </w:rPr>
        <w:sectPr w:rsidR="002F09D7">
          <w:pgSz w:w="12240" w:h="15840"/>
          <w:pgMar w:top="1440" w:right="1440" w:bottom="1440" w:left="1440" w:header="720" w:footer="720" w:gutter="0"/>
          <w:pgNumType w:start="1"/>
          <w:cols w:space="720"/>
        </w:sectPr>
      </w:pPr>
    </w:p>
    <w:p w14:paraId="5467759B" w14:textId="77777777" w:rsidR="000A619F" w:rsidRDefault="00DE1C27" w:rsidP="00C00B14">
      <w:pPr>
        <w:pStyle w:val="Heading1"/>
        <w:jc w:val="both"/>
      </w:pPr>
      <w:bookmarkStart w:id="11" w:name="_106o2qugh4l" w:colFirst="0" w:colLast="0"/>
      <w:bookmarkEnd w:id="11"/>
      <w:r>
        <w:lastRenderedPageBreak/>
        <w:t>Question 5:</w:t>
      </w:r>
    </w:p>
    <w:p w14:paraId="5467759C" w14:textId="5804183E" w:rsidR="000A619F" w:rsidRDefault="02D8D462" w:rsidP="00C00B14">
      <w:pPr>
        <w:pStyle w:val="Heading1"/>
        <w:jc w:val="both"/>
      </w:pPr>
      <w:bookmarkStart w:id="12" w:name="_acus57m41f3o"/>
      <w:bookmarkEnd w:id="12"/>
      <w:r>
        <w:t>After finishing writing your code, write down the machine code corresponding to 5 assembly language instructions in your report. You will select the lines of instructions by yourself. You need to select at least 1 data processing instruction, 1 memory accessing instruction, and 1 branching instruction. (5 marks)</w:t>
      </w:r>
    </w:p>
    <w:tbl>
      <w:tblPr>
        <w:tblStyle w:val="TableGrid"/>
        <w:tblW w:w="0" w:type="auto"/>
        <w:tblLook w:val="04A0" w:firstRow="1" w:lastRow="0" w:firstColumn="1" w:lastColumn="0" w:noHBand="0" w:noVBand="1"/>
      </w:tblPr>
      <w:tblGrid>
        <w:gridCol w:w="559"/>
        <w:gridCol w:w="1956"/>
        <w:gridCol w:w="5040"/>
        <w:gridCol w:w="1795"/>
      </w:tblGrid>
      <w:tr w:rsidR="00B2007A" w:rsidRPr="00AB4C56" w14:paraId="1A467FA2" w14:textId="77777777">
        <w:tc>
          <w:tcPr>
            <w:tcW w:w="559" w:type="dxa"/>
          </w:tcPr>
          <w:p w14:paraId="11C649E9" w14:textId="77777777" w:rsidR="00B2007A" w:rsidRPr="003229ED" w:rsidRDefault="00B2007A" w:rsidP="00C00B14">
            <w:pPr>
              <w:jc w:val="both"/>
              <w:rPr>
                <w:rFonts w:ascii="Proxima Nova" w:hAnsi="Proxima Nova"/>
                <w:b/>
                <w:bCs/>
              </w:rPr>
            </w:pPr>
            <w:r w:rsidRPr="003229ED">
              <w:rPr>
                <w:rFonts w:ascii="Proxima Nova" w:hAnsi="Proxima Nova"/>
                <w:b/>
                <w:bCs/>
              </w:rPr>
              <w:t>No.</w:t>
            </w:r>
          </w:p>
        </w:tc>
        <w:tc>
          <w:tcPr>
            <w:tcW w:w="1956" w:type="dxa"/>
          </w:tcPr>
          <w:p w14:paraId="7F0E3972" w14:textId="77777777" w:rsidR="00B2007A" w:rsidRPr="003229ED" w:rsidRDefault="00B2007A" w:rsidP="00C00B14">
            <w:pPr>
              <w:jc w:val="both"/>
              <w:rPr>
                <w:rFonts w:ascii="Proxima Nova" w:hAnsi="Proxima Nova"/>
                <w:b/>
                <w:bCs/>
              </w:rPr>
            </w:pPr>
            <w:r w:rsidRPr="003229ED">
              <w:rPr>
                <w:rFonts w:ascii="Proxima Nova" w:hAnsi="Proxima Nova"/>
                <w:b/>
                <w:bCs/>
              </w:rPr>
              <w:t>Instruction</w:t>
            </w:r>
          </w:p>
        </w:tc>
        <w:tc>
          <w:tcPr>
            <w:tcW w:w="5040" w:type="dxa"/>
          </w:tcPr>
          <w:p w14:paraId="5FBEC765" w14:textId="77777777" w:rsidR="00B2007A" w:rsidRPr="003229ED" w:rsidRDefault="00B2007A" w:rsidP="00C00B14">
            <w:pPr>
              <w:jc w:val="both"/>
              <w:rPr>
                <w:rFonts w:ascii="Proxima Nova" w:hAnsi="Proxima Nova"/>
                <w:b/>
                <w:bCs/>
              </w:rPr>
            </w:pPr>
            <w:r w:rsidRPr="003229ED">
              <w:rPr>
                <w:rFonts w:ascii="Proxima Nova" w:hAnsi="Proxima Nova"/>
                <w:b/>
                <w:bCs/>
              </w:rPr>
              <w:t>Binary</w:t>
            </w:r>
          </w:p>
        </w:tc>
        <w:tc>
          <w:tcPr>
            <w:tcW w:w="1795" w:type="dxa"/>
          </w:tcPr>
          <w:p w14:paraId="34F446A2" w14:textId="77777777" w:rsidR="00B2007A" w:rsidRPr="003229ED" w:rsidRDefault="00B2007A" w:rsidP="00C00B14">
            <w:pPr>
              <w:jc w:val="both"/>
              <w:rPr>
                <w:rFonts w:ascii="Proxima Nova" w:hAnsi="Proxima Nova"/>
                <w:b/>
                <w:bCs/>
              </w:rPr>
            </w:pPr>
            <w:r w:rsidRPr="003229ED">
              <w:rPr>
                <w:rFonts w:ascii="Proxima Nova" w:hAnsi="Proxima Nova"/>
                <w:b/>
                <w:bCs/>
              </w:rPr>
              <w:t>Hex</w:t>
            </w:r>
          </w:p>
        </w:tc>
      </w:tr>
      <w:tr w:rsidR="00B2007A" w:rsidRPr="00AB4C56" w14:paraId="66686C60" w14:textId="77777777">
        <w:tc>
          <w:tcPr>
            <w:tcW w:w="559" w:type="dxa"/>
          </w:tcPr>
          <w:p w14:paraId="1D9B27F8" w14:textId="77777777" w:rsidR="00B2007A" w:rsidRPr="003229ED" w:rsidRDefault="00B2007A" w:rsidP="00C00B14">
            <w:pPr>
              <w:jc w:val="both"/>
              <w:rPr>
                <w:rFonts w:ascii="Proxima Nova" w:hAnsi="Proxima Nova"/>
                <w:b/>
                <w:bCs/>
              </w:rPr>
            </w:pPr>
            <w:r w:rsidRPr="003229ED">
              <w:rPr>
                <w:rFonts w:ascii="Proxima Nova" w:hAnsi="Proxima Nova"/>
                <w:b/>
                <w:bCs/>
              </w:rPr>
              <w:t>1</w:t>
            </w:r>
          </w:p>
        </w:tc>
        <w:tc>
          <w:tcPr>
            <w:tcW w:w="1956" w:type="dxa"/>
          </w:tcPr>
          <w:p w14:paraId="64591ED2" w14:textId="77777777" w:rsidR="00B2007A" w:rsidRPr="00E2535D" w:rsidRDefault="00B2007A" w:rsidP="00C00B14">
            <w:pPr>
              <w:jc w:val="both"/>
              <w:rPr>
                <w:rFonts w:ascii="Proxima Nova" w:eastAsia="Proxima Nova" w:hAnsi="Proxima Nova" w:cs="Proxima Nova"/>
                <w:i/>
                <w:iCs/>
              </w:rPr>
            </w:pPr>
            <w:r w:rsidRPr="00E2535D">
              <w:rPr>
                <w:rFonts w:ascii="Proxima Nova" w:eastAsia="Proxima Nova" w:hAnsi="Proxima Nova" w:cs="Proxima Nova"/>
                <w:i/>
                <w:iCs/>
              </w:rPr>
              <w:t>ADD R12, R12, R6</w:t>
            </w:r>
          </w:p>
          <w:p w14:paraId="4A00544D" w14:textId="77777777" w:rsidR="00B2007A" w:rsidRPr="00E2535D" w:rsidRDefault="00B2007A" w:rsidP="00C00B14">
            <w:pPr>
              <w:jc w:val="both"/>
              <w:rPr>
                <w:rFonts w:ascii="Proxima Nova" w:hAnsi="Proxima Nova"/>
              </w:rPr>
            </w:pPr>
          </w:p>
        </w:tc>
        <w:tc>
          <w:tcPr>
            <w:tcW w:w="5040" w:type="dxa"/>
          </w:tcPr>
          <w:p w14:paraId="09AEEB0A" w14:textId="77777777" w:rsidR="00B2007A" w:rsidRPr="00E2535D" w:rsidRDefault="00B2007A" w:rsidP="00C00B14">
            <w:pPr>
              <w:jc w:val="both"/>
              <w:rPr>
                <w:rFonts w:ascii="Proxima Nova" w:eastAsia="Proxima Nova" w:hAnsi="Proxima Nova" w:cs="Proxima Nova"/>
                <w:i/>
                <w:iCs/>
              </w:rPr>
            </w:pPr>
            <w:r w:rsidRPr="00E2535D">
              <w:rPr>
                <w:rFonts w:ascii="Proxima Nova" w:eastAsia="Proxima Nova" w:hAnsi="Proxima Nova" w:cs="Proxima Nova"/>
                <w:i/>
                <w:iCs/>
              </w:rPr>
              <w:t>0b0000 0000 1000 1100 1100 0000 0000 0110</w:t>
            </w:r>
          </w:p>
          <w:p w14:paraId="167B82AD" w14:textId="77777777" w:rsidR="00B2007A" w:rsidRPr="00E2535D" w:rsidRDefault="00B2007A" w:rsidP="00C00B14">
            <w:pPr>
              <w:jc w:val="both"/>
              <w:rPr>
                <w:rFonts w:ascii="Proxima Nova" w:hAnsi="Proxima Nova"/>
              </w:rPr>
            </w:pPr>
          </w:p>
        </w:tc>
        <w:tc>
          <w:tcPr>
            <w:tcW w:w="1795" w:type="dxa"/>
          </w:tcPr>
          <w:p w14:paraId="1B50E87D" w14:textId="77777777" w:rsidR="00B2007A" w:rsidRPr="00E2535D" w:rsidRDefault="00B2007A" w:rsidP="00C00B14">
            <w:pPr>
              <w:jc w:val="both"/>
              <w:rPr>
                <w:rFonts w:ascii="Proxima Nova" w:eastAsia="Proxima Nova" w:hAnsi="Proxima Nova" w:cs="Proxima Nova"/>
                <w:i/>
                <w:iCs/>
              </w:rPr>
            </w:pPr>
            <w:r w:rsidRPr="00E2535D">
              <w:rPr>
                <w:rFonts w:ascii="Proxima Nova" w:eastAsia="Proxima Nova" w:hAnsi="Proxima Nova" w:cs="Proxima Nova"/>
                <w:i/>
                <w:iCs/>
              </w:rPr>
              <w:t>0x008CC006</w:t>
            </w:r>
          </w:p>
          <w:p w14:paraId="09F3BB63" w14:textId="77777777" w:rsidR="00B2007A" w:rsidRPr="00E2535D" w:rsidRDefault="00B2007A" w:rsidP="00C00B14">
            <w:pPr>
              <w:jc w:val="both"/>
              <w:rPr>
                <w:rFonts w:ascii="Proxima Nova" w:hAnsi="Proxima Nova"/>
              </w:rPr>
            </w:pPr>
          </w:p>
        </w:tc>
      </w:tr>
      <w:tr w:rsidR="00B2007A" w:rsidRPr="00AB4C56" w14:paraId="2C196057" w14:textId="77777777">
        <w:tc>
          <w:tcPr>
            <w:tcW w:w="559" w:type="dxa"/>
          </w:tcPr>
          <w:p w14:paraId="4F128D8B" w14:textId="77777777" w:rsidR="00B2007A" w:rsidRPr="003229ED" w:rsidRDefault="00B2007A" w:rsidP="00C00B14">
            <w:pPr>
              <w:jc w:val="both"/>
              <w:rPr>
                <w:rFonts w:ascii="Proxima Nova" w:hAnsi="Proxima Nova"/>
                <w:b/>
                <w:bCs/>
              </w:rPr>
            </w:pPr>
            <w:r w:rsidRPr="003229ED">
              <w:rPr>
                <w:rFonts w:ascii="Proxima Nova" w:hAnsi="Proxima Nova"/>
                <w:b/>
                <w:bCs/>
              </w:rPr>
              <w:t>2</w:t>
            </w:r>
          </w:p>
        </w:tc>
        <w:tc>
          <w:tcPr>
            <w:tcW w:w="1956" w:type="dxa"/>
          </w:tcPr>
          <w:p w14:paraId="15CCF234" w14:textId="77777777" w:rsidR="00B2007A" w:rsidRPr="00E2535D" w:rsidRDefault="00B2007A" w:rsidP="00C00B14">
            <w:pPr>
              <w:jc w:val="both"/>
              <w:rPr>
                <w:rFonts w:ascii="Proxima Nova" w:eastAsia="Proxima Nova" w:hAnsi="Proxima Nova" w:cs="Proxima Nova"/>
                <w:i/>
                <w:iCs/>
                <w:lang w:val="en-US"/>
              </w:rPr>
            </w:pPr>
            <w:r w:rsidRPr="00E2535D">
              <w:rPr>
                <w:rFonts w:ascii="Proxima Nova" w:eastAsia="Proxima Nova" w:hAnsi="Proxima Nova" w:cs="Proxima Nova"/>
                <w:i/>
                <w:iCs/>
                <w:lang w:val="en-US"/>
              </w:rPr>
              <w:t>LDR R4, [R1]</w:t>
            </w:r>
          </w:p>
          <w:p w14:paraId="72746D29" w14:textId="77777777" w:rsidR="00B2007A" w:rsidRPr="00E2535D" w:rsidRDefault="00B2007A" w:rsidP="00C00B14">
            <w:pPr>
              <w:jc w:val="both"/>
              <w:rPr>
                <w:rFonts w:ascii="Proxima Nova" w:hAnsi="Proxima Nova"/>
              </w:rPr>
            </w:pPr>
          </w:p>
        </w:tc>
        <w:tc>
          <w:tcPr>
            <w:tcW w:w="5040" w:type="dxa"/>
          </w:tcPr>
          <w:p w14:paraId="778CA78A" w14:textId="77777777" w:rsidR="00B2007A" w:rsidRPr="00E2535D" w:rsidRDefault="00B2007A" w:rsidP="00C00B14">
            <w:pPr>
              <w:jc w:val="both"/>
              <w:rPr>
                <w:rFonts w:ascii="Proxima Nova" w:eastAsia="Proxima Nova" w:hAnsi="Proxima Nova" w:cs="Proxima Nova"/>
                <w:i/>
                <w:iCs/>
                <w:lang w:val="en-US"/>
              </w:rPr>
            </w:pPr>
            <w:r w:rsidRPr="00E2535D">
              <w:rPr>
                <w:rFonts w:ascii="Proxima Nova" w:eastAsia="Proxima Nova" w:hAnsi="Proxima Nova" w:cs="Proxima Nova"/>
                <w:i/>
                <w:iCs/>
                <w:lang w:val="en-US"/>
              </w:rPr>
              <w:t>0b0000 0101 0001 0001 0100 0000 0000 0000</w:t>
            </w:r>
          </w:p>
          <w:p w14:paraId="6A045DD4" w14:textId="77777777" w:rsidR="00B2007A" w:rsidRPr="00E2535D" w:rsidRDefault="00B2007A" w:rsidP="00C00B14">
            <w:pPr>
              <w:jc w:val="both"/>
              <w:rPr>
                <w:rFonts w:ascii="Proxima Nova" w:hAnsi="Proxima Nova"/>
              </w:rPr>
            </w:pPr>
          </w:p>
        </w:tc>
        <w:tc>
          <w:tcPr>
            <w:tcW w:w="1795" w:type="dxa"/>
          </w:tcPr>
          <w:p w14:paraId="4490823B" w14:textId="77777777" w:rsidR="00B2007A" w:rsidRPr="00E2535D" w:rsidRDefault="00B2007A" w:rsidP="00C00B14">
            <w:pPr>
              <w:jc w:val="both"/>
              <w:rPr>
                <w:rFonts w:ascii="Proxima Nova" w:eastAsia="Proxima Nova" w:hAnsi="Proxima Nova" w:cs="Proxima Nova"/>
                <w:i/>
                <w:iCs/>
                <w:lang w:val="en-US"/>
              </w:rPr>
            </w:pPr>
            <w:r w:rsidRPr="00E2535D">
              <w:rPr>
                <w:rFonts w:ascii="Proxima Nova" w:eastAsia="Proxima Nova" w:hAnsi="Proxima Nova" w:cs="Proxima Nova"/>
                <w:i/>
                <w:iCs/>
                <w:lang w:val="en-US"/>
              </w:rPr>
              <w:t>0x05114000</w:t>
            </w:r>
          </w:p>
          <w:p w14:paraId="76E0E0B4" w14:textId="77777777" w:rsidR="00B2007A" w:rsidRPr="00E2535D" w:rsidRDefault="00B2007A" w:rsidP="00C00B14">
            <w:pPr>
              <w:jc w:val="both"/>
              <w:rPr>
                <w:rFonts w:ascii="Proxima Nova" w:hAnsi="Proxima Nova"/>
              </w:rPr>
            </w:pPr>
          </w:p>
        </w:tc>
      </w:tr>
      <w:tr w:rsidR="00B2007A" w:rsidRPr="00AB4C56" w14:paraId="656B3DA2" w14:textId="77777777">
        <w:tc>
          <w:tcPr>
            <w:tcW w:w="559" w:type="dxa"/>
          </w:tcPr>
          <w:p w14:paraId="6491A253" w14:textId="77777777" w:rsidR="00B2007A" w:rsidRPr="003229ED" w:rsidRDefault="00B2007A" w:rsidP="00C00B14">
            <w:pPr>
              <w:jc w:val="both"/>
              <w:rPr>
                <w:rFonts w:ascii="Proxima Nova" w:hAnsi="Proxima Nova"/>
                <w:b/>
                <w:bCs/>
              </w:rPr>
            </w:pPr>
            <w:r w:rsidRPr="003229ED">
              <w:rPr>
                <w:rFonts w:ascii="Proxima Nova" w:hAnsi="Proxima Nova"/>
                <w:b/>
                <w:bCs/>
              </w:rPr>
              <w:t>3</w:t>
            </w:r>
          </w:p>
        </w:tc>
        <w:tc>
          <w:tcPr>
            <w:tcW w:w="1956" w:type="dxa"/>
          </w:tcPr>
          <w:p w14:paraId="420D3740" w14:textId="77777777" w:rsidR="00B2007A" w:rsidRPr="00E2535D" w:rsidRDefault="00B2007A" w:rsidP="00C00B14">
            <w:pPr>
              <w:jc w:val="both"/>
              <w:rPr>
                <w:rFonts w:ascii="Proxima Nova" w:eastAsia="Proxima Nova" w:hAnsi="Proxima Nova" w:cs="Proxima Nova"/>
                <w:i/>
                <w:iCs/>
                <w:lang w:val="en-US"/>
              </w:rPr>
            </w:pPr>
            <w:r w:rsidRPr="00E2535D">
              <w:rPr>
                <w:rFonts w:ascii="Proxima Nova" w:eastAsia="Proxima Nova" w:hAnsi="Proxima Nova" w:cs="Proxima Nova"/>
                <w:i/>
                <w:iCs/>
                <w:lang w:val="en-US"/>
              </w:rPr>
              <w:t>BLT EXIT</w:t>
            </w:r>
          </w:p>
          <w:p w14:paraId="100D57B6" w14:textId="77777777" w:rsidR="00B2007A" w:rsidRPr="00E2535D" w:rsidRDefault="00B2007A" w:rsidP="00C00B14">
            <w:pPr>
              <w:jc w:val="both"/>
              <w:rPr>
                <w:rFonts w:ascii="Proxima Nova" w:hAnsi="Proxima Nova"/>
              </w:rPr>
            </w:pPr>
          </w:p>
        </w:tc>
        <w:tc>
          <w:tcPr>
            <w:tcW w:w="5040" w:type="dxa"/>
          </w:tcPr>
          <w:p w14:paraId="6AEAA334" w14:textId="77777777" w:rsidR="00B2007A" w:rsidRPr="00E2535D" w:rsidRDefault="00B2007A" w:rsidP="00C00B14">
            <w:pPr>
              <w:jc w:val="both"/>
              <w:rPr>
                <w:rFonts w:ascii="Proxima Nova" w:eastAsia="Proxima Nova" w:hAnsi="Proxima Nova" w:cs="Proxima Nova"/>
                <w:i/>
                <w:iCs/>
                <w:lang w:val="en-US"/>
              </w:rPr>
            </w:pPr>
            <w:r w:rsidRPr="00E2535D">
              <w:rPr>
                <w:rFonts w:ascii="Proxima Nova" w:eastAsia="Proxima Nova" w:hAnsi="Proxima Nova" w:cs="Proxima Nova"/>
                <w:i/>
                <w:iCs/>
                <w:lang w:val="en-US"/>
              </w:rPr>
              <w:t>0b1011 1000 0000 0000 0000 0000 0000 1100</w:t>
            </w:r>
          </w:p>
          <w:p w14:paraId="4683E3AC" w14:textId="77777777" w:rsidR="00B2007A" w:rsidRPr="00E2535D" w:rsidRDefault="00B2007A" w:rsidP="00C00B14">
            <w:pPr>
              <w:jc w:val="both"/>
              <w:rPr>
                <w:rFonts w:ascii="Proxima Nova" w:hAnsi="Proxima Nova"/>
              </w:rPr>
            </w:pPr>
          </w:p>
        </w:tc>
        <w:tc>
          <w:tcPr>
            <w:tcW w:w="1795" w:type="dxa"/>
          </w:tcPr>
          <w:p w14:paraId="4CC218F9" w14:textId="77777777" w:rsidR="00B2007A" w:rsidRPr="00E2535D" w:rsidRDefault="00B2007A" w:rsidP="00C00B14">
            <w:pPr>
              <w:jc w:val="both"/>
              <w:rPr>
                <w:rFonts w:ascii="Proxima Nova" w:eastAsia="Proxima Nova" w:hAnsi="Proxima Nova" w:cs="Proxima Nova"/>
                <w:i/>
                <w:iCs/>
                <w:lang w:val="en-US"/>
              </w:rPr>
            </w:pPr>
            <w:r w:rsidRPr="00E2535D">
              <w:rPr>
                <w:rFonts w:ascii="Proxima Nova" w:eastAsia="Proxima Nova" w:hAnsi="Proxima Nova" w:cs="Proxima Nova"/>
                <w:i/>
                <w:iCs/>
                <w:lang w:val="en-US"/>
              </w:rPr>
              <w:t>0xB800000C</w:t>
            </w:r>
          </w:p>
          <w:p w14:paraId="4D44D9FB" w14:textId="77777777" w:rsidR="00B2007A" w:rsidRPr="00E2535D" w:rsidRDefault="00B2007A" w:rsidP="00C00B14">
            <w:pPr>
              <w:jc w:val="both"/>
              <w:rPr>
                <w:rFonts w:ascii="Proxima Nova" w:hAnsi="Proxima Nova"/>
              </w:rPr>
            </w:pPr>
          </w:p>
        </w:tc>
      </w:tr>
      <w:tr w:rsidR="00B2007A" w:rsidRPr="00AB4C56" w14:paraId="757192BC" w14:textId="77777777">
        <w:tc>
          <w:tcPr>
            <w:tcW w:w="559" w:type="dxa"/>
          </w:tcPr>
          <w:p w14:paraId="5E286CAE" w14:textId="77777777" w:rsidR="00B2007A" w:rsidRPr="003229ED" w:rsidRDefault="00B2007A" w:rsidP="00C00B14">
            <w:pPr>
              <w:jc w:val="both"/>
              <w:rPr>
                <w:rFonts w:ascii="Proxima Nova" w:hAnsi="Proxima Nova"/>
                <w:b/>
                <w:bCs/>
              </w:rPr>
            </w:pPr>
            <w:r w:rsidRPr="003229ED">
              <w:rPr>
                <w:rFonts w:ascii="Proxima Nova" w:hAnsi="Proxima Nova"/>
                <w:b/>
                <w:bCs/>
              </w:rPr>
              <w:t>4</w:t>
            </w:r>
          </w:p>
        </w:tc>
        <w:tc>
          <w:tcPr>
            <w:tcW w:w="1956" w:type="dxa"/>
          </w:tcPr>
          <w:p w14:paraId="4FDE4094" w14:textId="77777777" w:rsidR="00B2007A" w:rsidRPr="00E2535D" w:rsidRDefault="00B2007A" w:rsidP="00C00B14">
            <w:pPr>
              <w:jc w:val="both"/>
              <w:rPr>
                <w:rFonts w:ascii="Proxima Nova" w:eastAsia="Proxima Nova" w:hAnsi="Proxima Nova" w:cs="Proxima Nova"/>
                <w:i/>
                <w:iCs/>
                <w:color w:val="000000" w:themeColor="text1"/>
                <w:lang w:val="en-US"/>
              </w:rPr>
            </w:pPr>
            <w:r w:rsidRPr="00E2535D">
              <w:rPr>
                <w:rFonts w:ascii="Proxima Nova" w:eastAsia="Proxima Nova" w:hAnsi="Proxima Nova" w:cs="Proxima Nova"/>
                <w:i/>
                <w:iCs/>
                <w:color w:val="000000" w:themeColor="text1"/>
                <w:lang w:val="en-US"/>
              </w:rPr>
              <w:t>MUL R6, R6, R8</w:t>
            </w:r>
          </w:p>
          <w:p w14:paraId="1C6040CA" w14:textId="77777777" w:rsidR="00B2007A" w:rsidRPr="00E2535D" w:rsidRDefault="00B2007A" w:rsidP="00C00B14">
            <w:pPr>
              <w:jc w:val="both"/>
              <w:rPr>
                <w:rFonts w:ascii="Proxima Nova" w:hAnsi="Proxima Nova"/>
              </w:rPr>
            </w:pPr>
          </w:p>
        </w:tc>
        <w:tc>
          <w:tcPr>
            <w:tcW w:w="5040" w:type="dxa"/>
          </w:tcPr>
          <w:p w14:paraId="33A242C0" w14:textId="77777777" w:rsidR="00B2007A" w:rsidRPr="00E2535D" w:rsidRDefault="00B2007A" w:rsidP="00C00B14">
            <w:pPr>
              <w:jc w:val="both"/>
              <w:rPr>
                <w:rFonts w:ascii="Proxima Nova" w:eastAsia="Proxima Nova" w:hAnsi="Proxima Nova" w:cs="Proxima Nova"/>
                <w:i/>
                <w:iCs/>
                <w:color w:val="000000" w:themeColor="text1"/>
                <w:lang w:val="en-US"/>
              </w:rPr>
            </w:pPr>
            <w:r w:rsidRPr="00E2535D">
              <w:rPr>
                <w:rFonts w:ascii="Proxima Nova" w:eastAsia="Proxima Nova" w:hAnsi="Proxima Nova" w:cs="Proxima Nova"/>
                <w:i/>
                <w:iCs/>
                <w:color w:val="000000" w:themeColor="text1"/>
                <w:lang w:val="en-US"/>
              </w:rPr>
              <w:t>0b0000 0000 0000 0000 0110 1000 0000 0110</w:t>
            </w:r>
          </w:p>
          <w:p w14:paraId="72E79085" w14:textId="77777777" w:rsidR="00B2007A" w:rsidRPr="00E2535D" w:rsidRDefault="00B2007A" w:rsidP="00C00B14">
            <w:pPr>
              <w:jc w:val="both"/>
              <w:rPr>
                <w:rFonts w:ascii="Proxima Nova" w:hAnsi="Proxima Nova"/>
              </w:rPr>
            </w:pPr>
          </w:p>
        </w:tc>
        <w:tc>
          <w:tcPr>
            <w:tcW w:w="1795" w:type="dxa"/>
          </w:tcPr>
          <w:p w14:paraId="38A0372D" w14:textId="77777777" w:rsidR="00B2007A" w:rsidRPr="00E2535D" w:rsidRDefault="00B2007A" w:rsidP="00C00B14">
            <w:pPr>
              <w:jc w:val="both"/>
              <w:rPr>
                <w:rFonts w:ascii="Proxima Nova" w:hAnsi="Proxima Nova"/>
              </w:rPr>
            </w:pPr>
            <w:r w:rsidRPr="00E2535D">
              <w:rPr>
                <w:rFonts w:ascii="Proxima Nova" w:eastAsia="Proxima Nova" w:hAnsi="Proxima Nova" w:cs="Proxima Nova"/>
                <w:i/>
                <w:iCs/>
                <w:color w:val="000000" w:themeColor="text1"/>
                <w:lang w:val="en-US"/>
              </w:rPr>
              <w:t>0x00006806</w:t>
            </w:r>
          </w:p>
        </w:tc>
      </w:tr>
      <w:tr w:rsidR="00B2007A" w:rsidRPr="00AB4C56" w14:paraId="0E4F02CF" w14:textId="77777777">
        <w:tc>
          <w:tcPr>
            <w:tcW w:w="559" w:type="dxa"/>
          </w:tcPr>
          <w:p w14:paraId="21172AE3" w14:textId="77777777" w:rsidR="00B2007A" w:rsidRPr="003229ED" w:rsidRDefault="00B2007A" w:rsidP="00C00B14">
            <w:pPr>
              <w:jc w:val="both"/>
              <w:rPr>
                <w:rFonts w:ascii="Proxima Nova" w:hAnsi="Proxima Nova"/>
                <w:b/>
                <w:bCs/>
              </w:rPr>
            </w:pPr>
            <w:r w:rsidRPr="003229ED">
              <w:rPr>
                <w:rFonts w:ascii="Proxima Nova" w:hAnsi="Proxima Nova"/>
                <w:b/>
                <w:bCs/>
              </w:rPr>
              <w:t>5</w:t>
            </w:r>
          </w:p>
        </w:tc>
        <w:tc>
          <w:tcPr>
            <w:tcW w:w="1956" w:type="dxa"/>
          </w:tcPr>
          <w:p w14:paraId="10D51238" w14:textId="77777777" w:rsidR="00B2007A" w:rsidRPr="00E2535D" w:rsidRDefault="00B2007A" w:rsidP="00C00B14">
            <w:pPr>
              <w:jc w:val="both"/>
              <w:rPr>
                <w:rFonts w:ascii="Proxima Nova" w:eastAsia="Proxima Nova" w:hAnsi="Proxima Nova" w:cs="Proxima Nova"/>
                <w:color w:val="000000" w:themeColor="text1"/>
                <w:lang w:val="en-US"/>
              </w:rPr>
            </w:pPr>
            <w:r w:rsidRPr="00E2535D">
              <w:rPr>
                <w:rFonts w:ascii="Proxima Nova" w:eastAsia="Proxima Nova" w:hAnsi="Proxima Nova" w:cs="Proxima Nova"/>
                <w:color w:val="000000" w:themeColor="text1"/>
                <w:lang w:val="en-US"/>
              </w:rPr>
              <w:t>STR R4, [R5]</w:t>
            </w:r>
          </w:p>
          <w:p w14:paraId="5928BA52" w14:textId="77777777" w:rsidR="00B2007A" w:rsidRPr="00E2535D" w:rsidRDefault="00B2007A" w:rsidP="00C00B14">
            <w:pPr>
              <w:jc w:val="both"/>
              <w:rPr>
                <w:rFonts w:ascii="Proxima Nova" w:hAnsi="Proxima Nova"/>
              </w:rPr>
            </w:pPr>
          </w:p>
        </w:tc>
        <w:tc>
          <w:tcPr>
            <w:tcW w:w="5040" w:type="dxa"/>
          </w:tcPr>
          <w:p w14:paraId="0A80BCAD" w14:textId="77777777" w:rsidR="00B2007A" w:rsidRPr="00E2535D" w:rsidRDefault="00B2007A" w:rsidP="00C00B14">
            <w:pPr>
              <w:jc w:val="both"/>
              <w:rPr>
                <w:rFonts w:ascii="Proxima Nova" w:hAnsi="Proxima Nova"/>
                <w:i/>
                <w:iCs/>
              </w:rPr>
            </w:pPr>
            <w:r w:rsidRPr="00E2535D">
              <w:rPr>
                <w:rFonts w:ascii="Proxima Nova" w:hAnsi="Proxima Nova"/>
                <w:i/>
                <w:iCs/>
              </w:rPr>
              <w:t>0b0000 0101 0000 0101 0100 0000 0000 0000</w:t>
            </w:r>
          </w:p>
        </w:tc>
        <w:tc>
          <w:tcPr>
            <w:tcW w:w="1795" w:type="dxa"/>
          </w:tcPr>
          <w:p w14:paraId="07D2E702" w14:textId="77777777" w:rsidR="00B2007A" w:rsidRPr="00E2535D" w:rsidRDefault="00B2007A" w:rsidP="00C00B14">
            <w:pPr>
              <w:jc w:val="both"/>
              <w:rPr>
                <w:rFonts w:ascii="Proxima Nova" w:eastAsia="Proxima Nova" w:hAnsi="Proxima Nova" w:cs="Proxima Nova"/>
                <w:color w:val="000000" w:themeColor="text1"/>
                <w:lang w:val="en-US"/>
              </w:rPr>
            </w:pPr>
            <w:r w:rsidRPr="00E2535D">
              <w:rPr>
                <w:rFonts w:ascii="Proxima Nova" w:eastAsia="Proxima Nova" w:hAnsi="Proxima Nova" w:cs="Proxima Nova"/>
                <w:color w:val="000000" w:themeColor="text1"/>
                <w:lang w:val="en-US"/>
              </w:rPr>
              <w:t>0x05054000</w:t>
            </w:r>
          </w:p>
          <w:p w14:paraId="40F4E702" w14:textId="77777777" w:rsidR="00B2007A" w:rsidRPr="00E2535D" w:rsidRDefault="00B2007A" w:rsidP="00C00B14">
            <w:pPr>
              <w:jc w:val="both"/>
              <w:rPr>
                <w:rFonts w:ascii="Proxima Nova" w:hAnsi="Proxima Nova"/>
              </w:rPr>
            </w:pPr>
          </w:p>
        </w:tc>
      </w:tr>
    </w:tbl>
    <w:p w14:paraId="061B749C" w14:textId="305AE977" w:rsidR="4B80565C" w:rsidRPr="00B2007A" w:rsidRDefault="4B80565C" w:rsidP="4B80565C">
      <w:pPr>
        <w:rPr>
          <w:rFonts w:ascii="Proxima Nova" w:eastAsia="Proxima Nova" w:hAnsi="Proxima Nova" w:cs="Proxima Nova"/>
        </w:rPr>
        <w:sectPr w:rsidR="4B80565C" w:rsidRPr="00B2007A">
          <w:pgSz w:w="12240" w:h="15840"/>
          <w:pgMar w:top="1440" w:right="1440" w:bottom="1440" w:left="1440" w:header="720" w:footer="720" w:gutter="0"/>
          <w:pgNumType w:start="1"/>
          <w:cols w:space="720"/>
        </w:sectPr>
      </w:pPr>
    </w:p>
    <w:p w14:paraId="546775A0" w14:textId="77777777" w:rsidR="000A619F" w:rsidRDefault="00DE1C27">
      <w:pPr>
        <w:pStyle w:val="Heading1"/>
      </w:pPr>
      <w:r>
        <w:lastRenderedPageBreak/>
        <w:t>Question 6:</w:t>
      </w:r>
    </w:p>
    <w:p w14:paraId="546775A1" w14:textId="77777777" w:rsidR="000A619F" w:rsidRDefault="00DE1C27">
      <w:pPr>
        <w:pStyle w:val="Heading1"/>
      </w:pPr>
      <w:bookmarkStart w:id="13" w:name="_m4bgmk7k6ii5" w:colFirst="0" w:colLast="0"/>
      <w:bookmarkEnd w:id="13"/>
      <w:r w:rsidRPr="7B07BF8D">
        <w:rPr>
          <w:lang w:val="en-US"/>
        </w:rPr>
        <w:t>Provide a design showing how the microarchitecture (datapath and control unit) covered in Lecture 4 can be modified to support MLA and MUL instructions. You can assume that a hardware multiplier block is available, which takes in two 32-bit inputs Mult_In_A and Mult_In_B, and provides a 32-bit output, Mult_Out_Product combinationally (i.e., without waiting for a clock edge). You can directly edit the microarchitecture from Lecture 4, Page 28 by taking a screenshot. (6 marks)</w:t>
      </w:r>
    </w:p>
    <w:p w14:paraId="546775AB" w14:textId="568AB354" w:rsidR="000A619F" w:rsidRPr="00AB4C56" w:rsidRDefault="008F69D2" w:rsidP="00235592">
      <w:pPr>
        <w:jc w:val="center"/>
        <w:rPr>
          <w:rFonts w:ascii="Proxima Nova" w:hAnsi="Proxima Nova"/>
        </w:rPr>
      </w:pPr>
      <w:r w:rsidRPr="00AB4C56">
        <w:rPr>
          <w:rFonts w:ascii="Proxima Nova" w:hAnsi="Proxima Nova"/>
          <w:noProof/>
        </w:rPr>
        <mc:AlternateContent>
          <mc:Choice Requires="wpi">
            <w:drawing>
              <wp:anchor distT="0" distB="0" distL="114300" distR="114300" simplePos="0" relativeHeight="251658282" behindDoc="0" locked="0" layoutInCell="1" allowOverlap="1" wp14:anchorId="71723F1D" wp14:editId="57CAF4BA">
                <wp:simplePos x="0" y="0"/>
                <wp:positionH relativeFrom="column">
                  <wp:posOffset>5020310</wp:posOffset>
                </wp:positionH>
                <wp:positionV relativeFrom="paragraph">
                  <wp:posOffset>1236980</wp:posOffset>
                </wp:positionV>
                <wp:extent cx="387630" cy="170815"/>
                <wp:effectExtent l="38100" t="38100" r="50800" b="38735"/>
                <wp:wrapNone/>
                <wp:docPr id="1907460585" name="Ink 294"/>
                <wp:cNvGraphicFramePr/>
                <a:graphic xmlns:a="http://schemas.openxmlformats.org/drawingml/2006/main">
                  <a:graphicData uri="http://schemas.microsoft.com/office/word/2010/wordprocessingInk">
                    <w14:contentPart bwMode="auto" r:id="rId6">
                      <w14:nvContentPartPr>
                        <w14:cNvContentPartPr/>
                      </w14:nvContentPartPr>
                      <w14:xfrm>
                        <a:off x="0" y="0"/>
                        <a:ext cx="387630" cy="170815"/>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type id="_x0000_t75" coordsize="21600,21600" filled="f" stroked="f" o:spt="75" o:preferrelative="t" path="m@4@5l@4@11@9@11@9@5xe" w14:anchorId="2BC962EB">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94" style="position:absolute;margin-left:394.8pt;margin-top:96.9pt;width:31.5pt;height:14.4pt;z-index:25165828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">
                <v:imagedata o:title="" r:id="rId7"/>
              </v:shape>
            </w:pict>
          </mc:Fallback>
        </mc:AlternateContent>
      </w:r>
      <w:r w:rsidR="00621065" w:rsidRPr="00AB4C56">
        <w:rPr>
          <w:rFonts w:ascii="Proxima Nova" w:hAnsi="Proxima Nova"/>
          <w:noProof/>
        </w:rPr>
        <mc:AlternateContent>
          <mc:Choice Requires="wpi">
            <w:drawing>
              <wp:anchor distT="0" distB="0" distL="114300" distR="114300" simplePos="0" relativeHeight="251658281" behindDoc="0" locked="0" layoutInCell="1" allowOverlap="1" wp14:anchorId="014B51E2" wp14:editId="31AF4298">
                <wp:simplePos x="0" y="0"/>
                <wp:positionH relativeFrom="column">
                  <wp:posOffset>5416550</wp:posOffset>
                </wp:positionH>
                <wp:positionV relativeFrom="paragraph">
                  <wp:posOffset>1301115</wp:posOffset>
                </wp:positionV>
                <wp:extent cx="584750" cy="112395"/>
                <wp:effectExtent l="38100" t="38100" r="25400" b="40005"/>
                <wp:wrapNone/>
                <wp:docPr id="731793478" name="Ink 285"/>
                <wp:cNvGraphicFramePr/>
                <a:graphic xmlns:a="http://schemas.openxmlformats.org/drawingml/2006/main">
                  <a:graphicData uri="http://schemas.microsoft.com/office/word/2010/wordprocessingInk">
                    <w14:contentPart bwMode="auto" r:id="rId8">
                      <w14:nvContentPartPr>
                        <w14:cNvContentPartPr/>
                      </w14:nvContentPartPr>
                      <w14:xfrm>
                        <a:off x="0" y="0"/>
                        <a:ext cx="584750" cy="112395"/>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85" style="position:absolute;margin-left:426pt;margin-top:101.95pt;width:47.05pt;height:9.8pt;z-index:2516582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" w14:anchorId="6FFA6D00">
                <v:imagedata o:title="" r:id="rId9"/>
              </v:shape>
            </w:pict>
          </mc:Fallback>
        </mc:AlternateContent>
      </w:r>
      <w:r w:rsidR="00240E80" w:rsidRPr="00AB4C56">
        <w:rPr>
          <w:rFonts w:ascii="Proxima Nova" w:hAnsi="Proxima Nova"/>
          <w:noProof/>
        </w:rPr>
        <mc:AlternateContent>
          <mc:Choice Requires="wpi">
            <w:drawing>
              <wp:anchor distT="0" distB="0" distL="114300" distR="114300" simplePos="0" relativeHeight="251658280" behindDoc="0" locked="0" layoutInCell="1" allowOverlap="1" wp14:anchorId="79CD7026" wp14:editId="59C06099">
                <wp:simplePos x="0" y="0"/>
                <wp:positionH relativeFrom="column">
                  <wp:posOffset>4980940</wp:posOffset>
                </wp:positionH>
                <wp:positionV relativeFrom="paragraph">
                  <wp:posOffset>1756410</wp:posOffset>
                </wp:positionV>
                <wp:extent cx="926005" cy="102235"/>
                <wp:effectExtent l="38100" t="38100" r="7620" b="50165"/>
                <wp:wrapNone/>
                <wp:docPr id="1573398587" name="Ink 268"/>
                <wp:cNvGraphicFramePr/>
                <a:graphic xmlns:a="http://schemas.openxmlformats.org/drawingml/2006/main">
                  <a:graphicData uri="http://schemas.microsoft.com/office/word/2010/wordprocessingInk">
                    <w14:contentPart bwMode="auto" r:id="rId10">
                      <w14:nvContentPartPr>
                        <w14:cNvContentPartPr/>
                      </w14:nvContentPartPr>
                      <w14:xfrm>
                        <a:off x="0" y="0"/>
                        <a:ext cx="926005" cy="102235"/>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68" style="position:absolute;margin-left:391.7pt;margin-top:137.8pt;width:73.9pt;height:9pt;z-index:251658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" w14:anchorId="71336F1E">
                <v:imagedata o:title="" r:id="rId11"/>
              </v:shape>
            </w:pict>
          </mc:Fallback>
        </mc:AlternateContent>
      </w:r>
      <w:r w:rsidR="00240E80" w:rsidRPr="00AB4C56">
        <w:rPr>
          <w:rFonts w:ascii="Proxima Nova" w:hAnsi="Proxima Nova"/>
          <w:noProof/>
        </w:rPr>
        <mc:AlternateContent>
          <mc:Choice Requires="wpi">
            <w:drawing>
              <wp:anchor distT="0" distB="0" distL="114300" distR="114300" simplePos="0" relativeHeight="251658279" behindDoc="0" locked="0" layoutInCell="1" allowOverlap="1" wp14:anchorId="54551C85" wp14:editId="052F16B1">
                <wp:simplePos x="0" y="0"/>
                <wp:positionH relativeFrom="column">
                  <wp:posOffset>3853566</wp:posOffset>
                </wp:positionH>
                <wp:positionV relativeFrom="paragraph">
                  <wp:posOffset>1861691</wp:posOffset>
                </wp:positionV>
                <wp:extent cx="2322360" cy="18360"/>
                <wp:effectExtent l="38100" t="38100" r="40005" b="39370"/>
                <wp:wrapNone/>
                <wp:docPr id="564662514" name="Ink 250"/>
                <wp:cNvGraphicFramePr/>
                <a:graphic xmlns:a="http://schemas.openxmlformats.org/drawingml/2006/main">
                  <a:graphicData uri="http://schemas.microsoft.com/office/word/2010/wordprocessingInk">
                    <w14:contentPart bwMode="auto" r:id="rId12">
                      <w14:nvContentPartPr>
                        <w14:cNvContentPartPr/>
                      </w14:nvContentPartPr>
                      <w14:xfrm>
                        <a:off x="0" y="0"/>
                        <a:ext cx="2322360" cy="183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50" style="position:absolute;margin-left:302.95pt;margin-top:146.15pt;width:183.85pt;height:2.45pt;z-index:25165827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&#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" w14:anchorId="7683A3F4">
                <v:imagedata o:title="" r:id="rId13"/>
              </v:shape>
            </w:pict>
          </mc:Fallback>
        </mc:AlternateContent>
      </w:r>
      <w:r w:rsidR="00221163" w:rsidRPr="00AB4C56">
        <w:rPr>
          <w:rFonts w:ascii="Proxima Nova" w:hAnsi="Proxima Nova"/>
          <w:noProof/>
        </w:rPr>
        <mc:AlternateContent>
          <mc:Choice Requires="wpi">
            <w:drawing>
              <wp:anchor distT="0" distB="0" distL="114300" distR="114300" simplePos="0" relativeHeight="251658278" behindDoc="0" locked="0" layoutInCell="1" allowOverlap="1" wp14:anchorId="192F6956" wp14:editId="4C81386C">
                <wp:simplePos x="0" y="0"/>
                <wp:positionH relativeFrom="column">
                  <wp:posOffset>2934335</wp:posOffset>
                </wp:positionH>
                <wp:positionV relativeFrom="paragraph">
                  <wp:posOffset>1905635</wp:posOffset>
                </wp:positionV>
                <wp:extent cx="72390" cy="82080"/>
                <wp:effectExtent l="38100" t="38100" r="41910" b="51435"/>
                <wp:wrapNone/>
                <wp:docPr id="544553797" name="Ink 244"/>
                <wp:cNvGraphicFramePr/>
                <a:graphic xmlns:a="http://schemas.openxmlformats.org/drawingml/2006/main">
                  <a:graphicData uri="http://schemas.microsoft.com/office/word/2010/wordprocessingInk">
                    <w14:contentPart bwMode="auto" r:id="rId14">
                      <w14:nvContentPartPr>
                        <w14:cNvContentPartPr/>
                      </w14:nvContentPartPr>
                      <w14:xfrm>
                        <a:off x="0" y="0"/>
                        <a:ext cx="72390" cy="8208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44" style="position:absolute;margin-left:230.55pt;margin-top:149.55pt;width:6.65pt;height:7.45pt;z-index:25165827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" w14:anchorId="636D1B61">
                <v:imagedata o:title="" r:id="rId15"/>
              </v:shape>
            </w:pict>
          </mc:Fallback>
        </mc:AlternateContent>
      </w:r>
      <w:r w:rsidR="00221163" w:rsidRPr="00AB4C56">
        <w:rPr>
          <w:rFonts w:ascii="Proxima Nova" w:hAnsi="Proxima Nova"/>
          <w:noProof/>
        </w:rPr>
        <mc:AlternateContent>
          <mc:Choice Requires="wpi">
            <w:drawing>
              <wp:anchor distT="0" distB="0" distL="114300" distR="114300" simplePos="0" relativeHeight="251658277" behindDoc="0" locked="0" layoutInCell="1" allowOverlap="1" wp14:anchorId="2DE51411" wp14:editId="05F27275">
                <wp:simplePos x="0" y="0"/>
                <wp:positionH relativeFrom="column">
                  <wp:posOffset>3241153</wp:posOffset>
                </wp:positionH>
                <wp:positionV relativeFrom="paragraph">
                  <wp:posOffset>1989264</wp:posOffset>
                </wp:positionV>
                <wp:extent cx="135000" cy="97920"/>
                <wp:effectExtent l="38100" t="38100" r="36830" b="35560"/>
                <wp:wrapNone/>
                <wp:docPr id="1045156956" name="Ink 243"/>
                <wp:cNvGraphicFramePr/>
                <a:graphic xmlns:a="http://schemas.openxmlformats.org/drawingml/2006/main">
                  <a:graphicData uri="http://schemas.microsoft.com/office/word/2010/wordprocessingInk">
                    <w14:contentPart bwMode="auto" r:id="rId16">
                      <w14:nvContentPartPr>
                        <w14:cNvContentPartPr/>
                      </w14:nvContentPartPr>
                      <w14:xfrm>
                        <a:off x="0" y="0"/>
                        <a:ext cx="135000" cy="9792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43" style="position:absolute;margin-left:254.7pt;margin-top:156.15pt;width:11.65pt;height:8.65pt;z-index:2516582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" w14:anchorId="1C473CB7">
                <v:imagedata o:title="" r:id="rId17"/>
              </v:shape>
            </w:pict>
          </mc:Fallback>
        </mc:AlternateContent>
      </w:r>
      <w:r w:rsidR="00810B0D" w:rsidRPr="00AB4C56">
        <w:rPr>
          <w:rFonts w:ascii="Proxima Nova" w:hAnsi="Proxima Nova"/>
          <w:noProof/>
        </w:rPr>
        <mc:AlternateContent>
          <mc:Choice Requires="wpi">
            <w:drawing>
              <wp:anchor distT="0" distB="0" distL="114300" distR="114300" simplePos="0" relativeHeight="251658276" behindDoc="0" locked="0" layoutInCell="1" allowOverlap="1" wp14:anchorId="156D39CB" wp14:editId="7D0A2049">
                <wp:simplePos x="0" y="0"/>
                <wp:positionH relativeFrom="column">
                  <wp:posOffset>2806273</wp:posOffset>
                </wp:positionH>
                <wp:positionV relativeFrom="paragraph">
                  <wp:posOffset>2061624</wp:posOffset>
                </wp:positionV>
                <wp:extent cx="393480" cy="14400"/>
                <wp:effectExtent l="38100" t="38100" r="45085" b="43180"/>
                <wp:wrapNone/>
                <wp:docPr id="103446571" name="Ink 240"/>
                <wp:cNvGraphicFramePr/>
                <a:graphic xmlns:a="http://schemas.openxmlformats.org/drawingml/2006/main">
                  <a:graphicData uri="http://schemas.microsoft.com/office/word/2010/wordprocessingInk">
                    <w14:contentPart bwMode="auto" r:id="rId18">
                      <w14:nvContentPartPr>
                        <w14:cNvContentPartPr/>
                      </w14:nvContentPartPr>
                      <w14:xfrm>
                        <a:off x="0" y="0"/>
                        <a:ext cx="393480" cy="1440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40" style="position:absolute;margin-left:220.45pt;margin-top:161.85pt;width:32pt;height:2.15pt;z-index:2516582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" w14:anchorId="277B9F83">
                <v:imagedata o:title="" r:id="rId19"/>
              </v:shape>
            </w:pict>
          </mc:Fallback>
        </mc:AlternateContent>
      </w:r>
      <w:r w:rsidR="002C32C4" w:rsidRPr="00AB4C56">
        <w:rPr>
          <w:rFonts w:ascii="Proxima Nova" w:hAnsi="Proxima Nova"/>
          <w:noProof/>
        </w:rPr>
        <mc:AlternateContent>
          <mc:Choice Requires="wpi">
            <w:drawing>
              <wp:anchor distT="0" distB="0" distL="114300" distR="114300" simplePos="0" relativeHeight="251658275" behindDoc="0" locked="0" layoutInCell="1" allowOverlap="1" wp14:anchorId="456AB94A" wp14:editId="77F11F41">
                <wp:simplePos x="0" y="0"/>
                <wp:positionH relativeFrom="column">
                  <wp:posOffset>3892303</wp:posOffset>
                </wp:positionH>
                <wp:positionV relativeFrom="paragraph">
                  <wp:posOffset>1423950</wp:posOffset>
                </wp:positionV>
                <wp:extent cx="4287600" cy="34200"/>
                <wp:effectExtent l="38100" t="38100" r="36830" b="42545"/>
                <wp:wrapNone/>
                <wp:docPr id="1034120963" name="Ink 238"/>
                <wp:cNvGraphicFramePr/>
                <a:graphic xmlns:a="http://schemas.openxmlformats.org/drawingml/2006/main">
                  <a:graphicData uri="http://schemas.microsoft.com/office/word/2010/wordprocessingInk">
                    <w14:contentPart bwMode="auto" r:id="rId20">
                      <w14:nvContentPartPr>
                        <w14:cNvContentPartPr/>
                      </w14:nvContentPartPr>
                      <w14:xfrm>
                        <a:off x="0" y="0"/>
                        <a:ext cx="4287600" cy="3420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38" style="position:absolute;margin-left:306pt;margin-top:111.6pt;width:338.55pt;height:3.7pt;z-index:25165827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" w14:anchorId="55B1C9F6">
                <v:imagedata o:title="" r:id="rId21"/>
              </v:shape>
            </w:pict>
          </mc:Fallback>
        </mc:AlternateContent>
      </w:r>
      <w:r w:rsidR="002C32C4" w:rsidRPr="00AB4C56">
        <w:rPr>
          <w:rFonts w:ascii="Proxima Nova" w:hAnsi="Proxima Nova"/>
          <w:noProof/>
        </w:rPr>
        <mc:AlternateContent>
          <mc:Choice Requires="wpi">
            <w:drawing>
              <wp:anchor distT="0" distB="0" distL="114300" distR="114300" simplePos="0" relativeHeight="251658274" behindDoc="0" locked="0" layoutInCell="1" allowOverlap="1" wp14:anchorId="5F3FC8E4" wp14:editId="2C1A6C66">
                <wp:simplePos x="0" y="0"/>
                <wp:positionH relativeFrom="column">
                  <wp:posOffset>8129503</wp:posOffset>
                </wp:positionH>
                <wp:positionV relativeFrom="paragraph">
                  <wp:posOffset>1451670</wp:posOffset>
                </wp:positionV>
                <wp:extent cx="51840" cy="2873520"/>
                <wp:effectExtent l="38100" t="38100" r="43815" b="41275"/>
                <wp:wrapNone/>
                <wp:docPr id="1043077881" name="Ink 236"/>
                <wp:cNvGraphicFramePr/>
                <a:graphic xmlns:a="http://schemas.openxmlformats.org/drawingml/2006/main">
                  <a:graphicData uri="http://schemas.microsoft.com/office/word/2010/wordprocessingInk">
                    <w14:contentPart bwMode="auto" r:id="rId22">
                      <w14:nvContentPartPr>
                        <w14:cNvContentPartPr/>
                      </w14:nvContentPartPr>
                      <w14:xfrm>
                        <a:off x="0" y="0"/>
                        <a:ext cx="51840" cy="287352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36" style="position:absolute;margin-left:639.6pt;margin-top:113.8pt;width:5.1pt;height:227.25pt;z-index:25165827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" w14:anchorId="56FB9650">
                <v:imagedata o:title="" r:id="rId23"/>
              </v:shape>
            </w:pict>
          </mc:Fallback>
        </mc:AlternateContent>
      </w:r>
      <w:r w:rsidR="00E95EFC" w:rsidRPr="00AB4C56">
        <w:rPr>
          <w:rFonts w:ascii="Proxima Nova" w:hAnsi="Proxima Nova"/>
          <w:noProof/>
        </w:rPr>
        <mc:AlternateContent>
          <mc:Choice Requires="wpi">
            <w:drawing>
              <wp:anchor distT="0" distB="0" distL="114300" distR="114300" simplePos="0" relativeHeight="251658273" behindDoc="0" locked="0" layoutInCell="1" allowOverlap="1" wp14:anchorId="1FB940D2" wp14:editId="537EF0FE">
                <wp:simplePos x="0" y="0"/>
                <wp:positionH relativeFrom="column">
                  <wp:posOffset>8078470</wp:posOffset>
                </wp:positionH>
                <wp:positionV relativeFrom="paragraph">
                  <wp:posOffset>4323715</wp:posOffset>
                </wp:positionV>
                <wp:extent cx="40005" cy="161950"/>
                <wp:effectExtent l="38100" t="38100" r="36195" b="47625"/>
                <wp:wrapNone/>
                <wp:docPr id="1981567417" name="Ink 234"/>
                <wp:cNvGraphicFramePr/>
                <a:graphic xmlns:a="http://schemas.openxmlformats.org/drawingml/2006/main">
                  <a:graphicData uri="http://schemas.microsoft.com/office/word/2010/wordprocessingInk">
                    <w14:contentPart bwMode="auto" r:id="rId24">
                      <w14:nvContentPartPr>
                        <w14:cNvContentPartPr/>
                      </w14:nvContentPartPr>
                      <w14:xfrm>
                        <a:off x="0" y="0"/>
                        <a:ext cx="40005" cy="16195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34" style="position:absolute;margin-left:635.75pt;margin-top:340.1pt;width:3.85pt;height:13.45pt;z-index:25165827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" w14:anchorId="43E13E3E">
                <v:imagedata o:title="" r:id="rId25"/>
              </v:shape>
            </w:pict>
          </mc:Fallback>
        </mc:AlternateContent>
      </w:r>
      <w:r w:rsidR="00F07DB9" w:rsidRPr="00AB4C56">
        <w:rPr>
          <w:rFonts w:ascii="Proxima Nova" w:hAnsi="Proxima Nova"/>
          <w:noProof/>
        </w:rPr>
        <mc:AlternateContent>
          <mc:Choice Requires="wpi">
            <w:drawing>
              <wp:anchor distT="0" distB="0" distL="114300" distR="114300" simplePos="0" relativeHeight="251658272" behindDoc="0" locked="0" layoutInCell="1" allowOverlap="1" wp14:anchorId="565C3E2B" wp14:editId="3127F71C">
                <wp:simplePos x="0" y="0"/>
                <wp:positionH relativeFrom="column">
                  <wp:posOffset>7825929</wp:posOffset>
                </wp:positionH>
                <wp:positionV relativeFrom="paragraph">
                  <wp:posOffset>4444336</wp:posOffset>
                </wp:positionV>
                <wp:extent cx="214560" cy="5040"/>
                <wp:effectExtent l="38100" t="38100" r="52705" b="52705"/>
                <wp:wrapNone/>
                <wp:docPr id="243393026" name="Ink 231"/>
                <wp:cNvGraphicFramePr/>
                <a:graphic xmlns:a="http://schemas.openxmlformats.org/drawingml/2006/main">
                  <a:graphicData uri="http://schemas.microsoft.com/office/word/2010/wordprocessingInk">
                    <w14:contentPart bwMode="auto" r:id="rId26">
                      <w14:nvContentPartPr>
                        <w14:cNvContentPartPr/>
                      </w14:nvContentPartPr>
                      <w14:xfrm>
                        <a:off x="0" y="0"/>
                        <a:ext cx="214560" cy="504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31" style="position:absolute;margin-left:615.7pt;margin-top:349.45pt;width:17.9pt;height:1.4pt;z-index:251658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" w14:anchorId="4BC6F29C">
                <v:imagedata o:title="" r:id="rId27"/>
              </v:shape>
            </w:pict>
          </mc:Fallback>
        </mc:AlternateContent>
      </w:r>
      <w:r w:rsidR="00F07DB9" w:rsidRPr="00AB4C56">
        <w:rPr>
          <w:rFonts w:ascii="Proxima Nova" w:hAnsi="Proxima Nova"/>
          <w:noProof/>
        </w:rPr>
        <mc:AlternateContent>
          <mc:Choice Requires="wpi">
            <w:drawing>
              <wp:anchor distT="0" distB="0" distL="114300" distR="114300" simplePos="0" relativeHeight="251658271" behindDoc="0" locked="0" layoutInCell="1" allowOverlap="1" wp14:anchorId="0F7C89AA" wp14:editId="60F30BFA">
                <wp:simplePos x="0" y="0"/>
                <wp:positionH relativeFrom="column">
                  <wp:posOffset>7818009</wp:posOffset>
                </wp:positionH>
                <wp:positionV relativeFrom="paragraph">
                  <wp:posOffset>4448296</wp:posOffset>
                </wp:positionV>
                <wp:extent cx="3960" cy="297720"/>
                <wp:effectExtent l="38100" t="38100" r="34290" b="45720"/>
                <wp:wrapNone/>
                <wp:docPr id="1029042674" name="Ink 229"/>
                <wp:cNvGraphicFramePr/>
                <a:graphic xmlns:a="http://schemas.openxmlformats.org/drawingml/2006/main">
                  <a:graphicData uri="http://schemas.microsoft.com/office/word/2010/wordprocessingInk">
                    <w14:contentPart bwMode="auto" r:id="rId28">
                      <w14:nvContentPartPr>
                        <w14:cNvContentPartPr/>
                      </w14:nvContentPartPr>
                      <w14:xfrm>
                        <a:off x="0" y="0"/>
                        <a:ext cx="3960" cy="29772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29" style="position:absolute;margin-left:615.1pt;margin-top:349.75pt;width:1.3pt;height:24.45pt;z-index:25165827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" w14:anchorId="6FD4114D">
                <v:imagedata o:title="" r:id="rId29"/>
              </v:shape>
            </w:pict>
          </mc:Fallback>
        </mc:AlternateContent>
      </w:r>
      <w:r w:rsidR="00F07DB9" w:rsidRPr="00AB4C56">
        <w:rPr>
          <w:rFonts w:ascii="Proxima Nova" w:hAnsi="Proxima Nova"/>
          <w:noProof/>
        </w:rPr>
        <mc:AlternateContent>
          <mc:Choice Requires="wpi">
            <w:drawing>
              <wp:anchor distT="0" distB="0" distL="114300" distR="114300" simplePos="0" relativeHeight="251658270" behindDoc="0" locked="0" layoutInCell="1" allowOverlap="1" wp14:anchorId="39FC5706" wp14:editId="0DD988E2">
                <wp:simplePos x="0" y="0"/>
                <wp:positionH relativeFrom="column">
                  <wp:posOffset>6106795</wp:posOffset>
                </wp:positionH>
                <wp:positionV relativeFrom="paragraph">
                  <wp:posOffset>4752975</wp:posOffset>
                </wp:positionV>
                <wp:extent cx="1726565" cy="635"/>
                <wp:effectExtent l="38100" t="38100" r="45085" b="37465"/>
                <wp:wrapNone/>
                <wp:docPr id="292929652" name="Ink 227"/>
                <wp:cNvGraphicFramePr/>
                <a:graphic xmlns:a="http://schemas.openxmlformats.org/drawingml/2006/main">
                  <a:graphicData uri="http://schemas.microsoft.com/office/word/2010/wordprocessingInk">
                    <w14:contentPart bwMode="auto" r:id="rId30">
                      <w14:nvContentPartPr>
                        <w14:cNvContentPartPr/>
                      </w14:nvContentPartPr>
                      <w14:xfrm>
                        <a:off x="0" y="0"/>
                        <a:ext cx="1726565" cy="635"/>
                      </w14:xfrm>
                    </w14:contentPart>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Ink 227" style="position:absolute;margin-left:480.35pt;margin-top:373.4pt;width:136.9pt;height:1.7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&#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" w14:anchorId="4952AB09">
                <v:imagedata o:title="" r:id="rId31"/>
              </v:shape>
            </w:pict>
          </mc:Fallback>
        </mc:AlternateContent>
      </w:r>
      <w:r w:rsidR="004A7E35" w:rsidRPr="00AB4C56">
        <w:rPr>
          <w:rFonts w:ascii="Proxima Nova" w:hAnsi="Proxima Nova"/>
          <w:noProof/>
        </w:rPr>
        <mc:AlternateContent>
          <mc:Choice Requires="wpi">
            <w:drawing>
              <wp:anchor distT="0" distB="0" distL="114300" distR="114300" simplePos="0" relativeHeight="251658269" behindDoc="0" locked="0" layoutInCell="1" allowOverlap="1" wp14:anchorId="7B0FD7CE" wp14:editId="6CD536D6">
                <wp:simplePos x="0" y="0"/>
                <wp:positionH relativeFrom="column">
                  <wp:posOffset>8062595</wp:posOffset>
                </wp:positionH>
                <wp:positionV relativeFrom="paragraph">
                  <wp:posOffset>4276090</wp:posOffset>
                </wp:positionV>
                <wp:extent cx="111125" cy="293255"/>
                <wp:effectExtent l="38100" t="38100" r="3175" b="50165"/>
                <wp:wrapNone/>
                <wp:docPr id="749646080" name="Ink 225"/>
                <wp:cNvGraphicFramePr/>
                <a:graphic xmlns:a="http://schemas.openxmlformats.org/drawingml/2006/main">
                  <a:graphicData uri="http://schemas.microsoft.com/office/word/2010/wordprocessingInk">
                    <w14:contentPart bwMode="auto" r:id="rId32">
                      <w14:nvContentPartPr>
                        <w14:cNvContentPartPr/>
                      </w14:nvContentPartPr>
                      <w14:xfrm>
                        <a:off x="0" y="0"/>
                        <a:ext cx="111125" cy="293255"/>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25" style="position:absolute;margin-left:634.35pt;margin-top:336.2pt;width:9.7pt;height:24.1pt;z-index:2516582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" w14:anchorId="37CA223F">
                <v:imagedata o:title="" r:id="rId33"/>
              </v:shape>
            </w:pict>
          </mc:Fallback>
        </mc:AlternateContent>
      </w:r>
      <w:r w:rsidR="004A7E35" w:rsidRPr="00AB4C56">
        <w:rPr>
          <w:rFonts w:ascii="Proxima Nova" w:hAnsi="Proxima Nova"/>
          <w:noProof/>
        </w:rPr>
        <mc:AlternateContent>
          <mc:Choice Requires="wpi">
            <w:drawing>
              <wp:anchor distT="0" distB="0" distL="114300" distR="114300" simplePos="0" relativeHeight="251658268" behindDoc="0" locked="0" layoutInCell="1" allowOverlap="1" wp14:anchorId="5E997A1C" wp14:editId="3DB2A874">
                <wp:simplePos x="0" y="0"/>
                <wp:positionH relativeFrom="column">
                  <wp:posOffset>8045889</wp:posOffset>
                </wp:positionH>
                <wp:positionV relativeFrom="paragraph">
                  <wp:posOffset>4280896</wp:posOffset>
                </wp:positionV>
                <wp:extent cx="1440" cy="275040"/>
                <wp:effectExtent l="38100" t="38100" r="36830" b="48895"/>
                <wp:wrapNone/>
                <wp:docPr id="1429768752" name="Ink 221"/>
                <wp:cNvGraphicFramePr/>
                <a:graphic xmlns:a="http://schemas.openxmlformats.org/drawingml/2006/main">
                  <a:graphicData uri="http://schemas.microsoft.com/office/word/2010/wordprocessingInk">
                    <w14:contentPart bwMode="auto" r:id="rId34">
                      <w14:nvContentPartPr>
                        <w14:cNvContentPartPr/>
                      </w14:nvContentPartPr>
                      <w14:xfrm>
                        <a:off x="0" y="0"/>
                        <a:ext cx="1440" cy="27504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21" style="position:absolute;margin-left:633.05pt;margin-top:336.6pt;width:1.1pt;height:22.6pt;z-index:2516582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" w14:anchorId="025F7E3B">
                <v:imagedata o:title="" r:id="rId35"/>
              </v:shape>
            </w:pict>
          </mc:Fallback>
        </mc:AlternateContent>
      </w:r>
      <w:r w:rsidR="00AD297F" w:rsidRPr="00AB4C56">
        <w:rPr>
          <w:rFonts w:ascii="Proxima Nova" w:hAnsi="Proxima Nova"/>
          <w:noProof/>
        </w:rPr>
        <mc:AlternateContent>
          <mc:Choice Requires="wpi">
            <w:drawing>
              <wp:anchor distT="0" distB="0" distL="114300" distR="114300" simplePos="0" relativeHeight="251658267" behindDoc="0" locked="0" layoutInCell="1" allowOverlap="1" wp14:anchorId="15435718" wp14:editId="60B86133">
                <wp:simplePos x="0" y="0"/>
                <wp:positionH relativeFrom="column">
                  <wp:posOffset>6175613</wp:posOffset>
                </wp:positionH>
                <wp:positionV relativeFrom="paragraph">
                  <wp:posOffset>1874687</wp:posOffset>
                </wp:positionV>
                <wp:extent cx="5760" cy="1590840"/>
                <wp:effectExtent l="38100" t="38100" r="51435" b="47625"/>
                <wp:wrapNone/>
                <wp:docPr id="1141935313" name="Ink 211"/>
                <wp:cNvGraphicFramePr/>
                <a:graphic xmlns:a="http://schemas.openxmlformats.org/drawingml/2006/main">
                  <a:graphicData uri="http://schemas.microsoft.com/office/word/2010/wordprocessingInk">
                    <w14:contentPart bwMode="auto" r:id="rId36">
                      <w14:nvContentPartPr>
                        <w14:cNvContentPartPr/>
                      </w14:nvContentPartPr>
                      <w14:xfrm>
                        <a:off x="0" y="0"/>
                        <a:ext cx="5760" cy="159084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11" style="position:absolute;margin-left:485.8pt;margin-top:147.1pt;width:1.35pt;height:126.25pt;z-index:25165826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&#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" w14:anchorId="2546C0C1">
                <v:imagedata o:title="" r:id="rId37"/>
              </v:shape>
            </w:pict>
          </mc:Fallback>
        </mc:AlternateContent>
      </w:r>
      <w:r w:rsidR="00A321B6" w:rsidRPr="00AB4C56">
        <w:rPr>
          <w:rFonts w:ascii="Proxima Nova" w:hAnsi="Proxima Nova"/>
          <w:noProof/>
        </w:rPr>
        <mc:AlternateContent>
          <mc:Choice Requires="wpi">
            <w:drawing>
              <wp:anchor distT="0" distB="0" distL="114300" distR="114300" simplePos="0" relativeHeight="251658266" behindDoc="0" locked="0" layoutInCell="1" allowOverlap="1" wp14:anchorId="373E9E59" wp14:editId="12CCD952">
                <wp:simplePos x="0" y="0"/>
                <wp:positionH relativeFrom="column">
                  <wp:posOffset>6092012</wp:posOffset>
                </wp:positionH>
                <wp:positionV relativeFrom="paragraph">
                  <wp:posOffset>3605917</wp:posOffset>
                </wp:positionV>
                <wp:extent cx="42480" cy="6480"/>
                <wp:effectExtent l="38100" t="38100" r="53340" b="50800"/>
                <wp:wrapNone/>
                <wp:docPr id="91915383" name="Ink 208"/>
                <wp:cNvGraphicFramePr/>
                <a:graphic xmlns:a="http://schemas.openxmlformats.org/drawingml/2006/main">
                  <a:graphicData uri="http://schemas.microsoft.com/office/word/2010/wordprocessingInk">
                    <w14:contentPart bwMode="auto" r:id="rId38">
                      <w14:nvContentPartPr>
                        <w14:cNvContentPartPr/>
                      </w14:nvContentPartPr>
                      <w14:xfrm>
                        <a:off x="0" y="0"/>
                        <a:ext cx="42480" cy="648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08" style="position:absolute;margin-left:479.2pt;margin-top:283.45pt;width:4.35pt;height:1.45pt;z-index:25165826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" w14:anchorId="70C4CE71">
                <v:imagedata o:title="" r:id="rId39"/>
              </v:shape>
            </w:pict>
          </mc:Fallback>
        </mc:AlternateContent>
      </w:r>
      <w:r w:rsidR="00A321B6" w:rsidRPr="00AB4C56">
        <w:rPr>
          <w:rFonts w:ascii="Proxima Nova" w:hAnsi="Proxima Nova"/>
          <w:noProof/>
        </w:rPr>
        <mc:AlternateContent>
          <mc:Choice Requires="wpi">
            <w:drawing>
              <wp:anchor distT="0" distB="0" distL="114300" distR="114300" simplePos="0" relativeHeight="251658265" behindDoc="0" locked="0" layoutInCell="1" allowOverlap="1" wp14:anchorId="240E3FF1" wp14:editId="463ED0CA">
                <wp:simplePos x="0" y="0"/>
                <wp:positionH relativeFrom="column">
                  <wp:posOffset>6091652</wp:posOffset>
                </wp:positionH>
                <wp:positionV relativeFrom="paragraph">
                  <wp:posOffset>3611317</wp:posOffset>
                </wp:positionV>
                <wp:extent cx="720" cy="1150200"/>
                <wp:effectExtent l="38100" t="38100" r="37465" b="50165"/>
                <wp:wrapNone/>
                <wp:docPr id="753953944" name="Ink 207"/>
                <wp:cNvGraphicFramePr/>
                <a:graphic xmlns:a="http://schemas.openxmlformats.org/drawingml/2006/main">
                  <a:graphicData uri="http://schemas.microsoft.com/office/word/2010/wordprocessingInk">
                    <w14:contentPart bwMode="auto" r:id="rId40">
                      <w14:nvContentPartPr>
                        <w14:cNvContentPartPr/>
                      </w14:nvContentPartPr>
                      <w14:xfrm>
                        <a:off x="0" y="0"/>
                        <a:ext cx="720" cy="115020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07" style="position:absolute;margin-left:479.35pt;margin-top:283.85pt;width:.7pt;height:91.55pt;z-index:2516582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" w14:anchorId="6199F0C1">
                <v:imagedata o:title="" r:id="rId41"/>
              </v:shape>
            </w:pict>
          </mc:Fallback>
        </mc:AlternateContent>
      </w:r>
      <w:r w:rsidR="00066E35" w:rsidRPr="00AB4C56">
        <w:rPr>
          <w:rFonts w:ascii="Proxima Nova" w:hAnsi="Proxima Nova"/>
          <w:noProof/>
        </w:rPr>
        <mc:AlternateContent>
          <mc:Choice Requires="wpi">
            <w:drawing>
              <wp:anchor distT="0" distB="0" distL="114300" distR="114300" simplePos="0" relativeHeight="251658264" behindDoc="0" locked="0" layoutInCell="1" allowOverlap="1" wp14:anchorId="67DEFDF7" wp14:editId="011199F5">
                <wp:simplePos x="0" y="0"/>
                <wp:positionH relativeFrom="column">
                  <wp:posOffset>6165215</wp:posOffset>
                </wp:positionH>
                <wp:positionV relativeFrom="paragraph">
                  <wp:posOffset>3489325</wp:posOffset>
                </wp:positionV>
                <wp:extent cx="15240" cy="86985"/>
                <wp:effectExtent l="38100" t="38100" r="41910" b="46990"/>
                <wp:wrapNone/>
                <wp:docPr id="960607499" name="Ink 205"/>
                <wp:cNvGraphicFramePr/>
                <a:graphic xmlns:a="http://schemas.openxmlformats.org/drawingml/2006/main">
                  <a:graphicData uri="http://schemas.microsoft.com/office/word/2010/wordprocessingInk">
                    <w14:contentPart bwMode="auto" r:id="rId42">
                      <w14:nvContentPartPr>
                        <w14:cNvContentPartPr/>
                      </w14:nvContentPartPr>
                      <w14:xfrm>
                        <a:off x="0" y="0"/>
                        <a:ext cx="15240" cy="86985"/>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05" style="position:absolute;margin-left:485.1pt;margin-top:274.4pt;width:1.85pt;height:7.6pt;z-index:251658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" w14:anchorId="2665227A">
                <v:imagedata o:title="" r:id="rId43"/>
              </v:shape>
            </w:pict>
          </mc:Fallback>
        </mc:AlternateContent>
      </w:r>
      <w:r w:rsidR="00F858B7" w:rsidRPr="00AB4C56">
        <w:rPr>
          <w:rFonts w:ascii="Proxima Nova" w:hAnsi="Proxima Nova"/>
          <w:noProof/>
        </w:rPr>
        <mc:AlternateContent>
          <mc:Choice Requires="wpi">
            <w:drawing>
              <wp:anchor distT="0" distB="0" distL="114300" distR="114300" simplePos="0" relativeHeight="251658263" behindDoc="0" locked="0" layoutInCell="1" allowOverlap="1" wp14:anchorId="197B7ADB" wp14:editId="677673DE">
                <wp:simplePos x="0" y="0"/>
                <wp:positionH relativeFrom="column">
                  <wp:posOffset>6139180</wp:posOffset>
                </wp:positionH>
                <wp:positionV relativeFrom="paragraph">
                  <wp:posOffset>3442970</wp:posOffset>
                </wp:positionV>
                <wp:extent cx="66040" cy="207645"/>
                <wp:effectExtent l="38100" t="38100" r="0" b="40005"/>
                <wp:wrapNone/>
                <wp:docPr id="1060790095" name="Ink 202"/>
                <wp:cNvGraphicFramePr/>
                <a:graphic xmlns:a="http://schemas.openxmlformats.org/drawingml/2006/main">
                  <a:graphicData uri="http://schemas.microsoft.com/office/word/2010/wordprocessingInk">
                    <w14:contentPart bwMode="auto" r:id="rId44">
                      <w14:nvContentPartPr>
                        <w14:cNvContentPartPr/>
                      </w14:nvContentPartPr>
                      <w14:xfrm>
                        <a:off x="0" y="0"/>
                        <a:ext cx="66040" cy="207645"/>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202" style="position:absolute;margin-left:482.9pt;margin-top:270.6pt;width:6.15pt;height:17.3pt;z-index:25165826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" w14:anchorId="1B557013">
                <v:imagedata o:title="" r:id="rId45"/>
              </v:shape>
            </w:pict>
          </mc:Fallback>
        </mc:AlternateContent>
      </w:r>
      <w:r w:rsidR="000F26B6" w:rsidRPr="00AB4C56">
        <w:rPr>
          <w:rFonts w:ascii="Proxima Nova" w:hAnsi="Proxima Nova"/>
          <w:noProof/>
        </w:rPr>
        <mc:AlternateContent>
          <mc:Choice Requires="wpi">
            <w:drawing>
              <wp:anchor distT="0" distB="0" distL="114300" distR="114300" simplePos="0" relativeHeight="251658262" behindDoc="0" locked="0" layoutInCell="1" allowOverlap="1" wp14:anchorId="53AC9F2F" wp14:editId="5573C566">
                <wp:simplePos x="0" y="0"/>
                <wp:positionH relativeFrom="column">
                  <wp:posOffset>5979600</wp:posOffset>
                </wp:positionH>
                <wp:positionV relativeFrom="paragraph">
                  <wp:posOffset>4758120</wp:posOffset>
                </wp:positionV>
                <wp:extent cx="118800" cy="6120"/>
                <wp:effectExtent l="38100" t="38100" r="52705" b="51435"/>
                <wp:wrapNone/>
                <wp:docPr id="1916671467" name="Ink 150"/>
                <wp:cNvGraphicFramePr/>
                <a:graphic xmlns:a="http://schemas.openxmlformats.org/drawingml/2006/main">
                  <a:graphicData uri="http://schemas.microsoft.com/office/word/2010/wordprocessingInk">
                    <w14:contentPart bwMode="auto" r:id="rId46">
                      <w14:nvContentPartPr>
                        <w14:cNvContentPartPr/>
                      </w14:nvContentPartPr>
                      <w14:xfrm>
                        <a:off x="0" y="0"/>
                        <a:ext cx="118800" cy="612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50" style="position:absolute;margin-left:470.35pt;margin-top:374.15pt;width:10.3pt;height:1.5pt;z-index:25165826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" w14:anchorId="46AE3090">
                <v:imagedata o:title="" r:id="rId47"/>
              </v:shape>
            </w:pict>
          </mc:Fallback>
        </mc:AlternateContent>
      </w:r>
      <w:r w:rsidR="002D63B9" w:rsidRPr="00AB4C56">
        <w:rPr>
          <w:rFonts w:ascii="Proxima Nova" w:hAnsi="Proxima Nova"/>
          <w:noProof/>
        </w:rPr>
        <mc:AlternateContent>
          <mc:Choice Requires="wpi">
            <w:drawing>
              <wp:anchor distT="0" distB="0" distL="114300" distR="114300" simplePos="0" relativeHeight="251658261" behindDoc="0" locked="0" layoutInCell="1" allowOverlap="1" wp14:anchorId="2E34A39A" wp14:editId="1791F0F1">
                <wp:simplePos x="0" y="0"/>
                <wp:positionH relativeFrom="column">
                  <wp:posOffset>5508239</wp:posOffset>
                </wp:positionH>
                <wp:positionV relativeFrom="paragraph">
                  <wp:posOffset>4627631</wp:posOffset>
                </wp:positionV>
                <wp:extent cx="151560" cy="2160"/>
                <wp:effectExtent l="38100" t="38100" r="39370" b="36195"/>
                <wp:wrapNone/>
                <wp:docPr id="991669728" name="Ink 148"/>
                <wp:cNvGraphicFramePr/>
                <a:graphic xmlns:a="http://schemas.openxmlformats.org/drawingml/2006/main">
                  <a:graphicData uri="http://schemas.microsoft.com/office/word/2010/wordprocessingInk">
                    <w14:contentPart bwMode="auto" r:id="rId48">
                      <w14:nvContentPartPr>
                        <w14:cNvContentPartPr/>
                      </w14:nvContentPartPr>
                      <w14:xfrm>
                        <a:off x="0" y="0"/>
                        <a:ext cx="151560" cy="21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48" style="position:absolute;margin-left:433.2pt;margin-top:363.9pt;width:12.95pt;height:1.15pt;z-index:2516582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" w14:anchorId="0FE095CE">
                <v:imagedata o:title="" r:id="rId49"/>
              </v:shape>
            </w:pict>
          </mc:Fallback>
        </mc:AlternateContent>
      </w:r>
      <w:r w:rsidR="002D63B9" w:rsidRPr="00AB4C56">
        <w:rPr>
          <w:rFonts w:ascii="Proxima Nova" w:hAnsi="Proxima Nova"/>
          <w:noProof/>
        </w:rPr>
        <mc:AlternateContent>
          <mc:Choice Requires="wpi">
            <w:drawing>
              <wp:anchor distT="0" distB="0" distL="114300" distR="114300" simplePos="0" relativeHeight="251658260" behindDoc="0" locked="0" layoutInCell="1" allowOverlap="1" wp14:anchorId="4B26FA47" wp14:editId="66270E68">
                <wp:simplePos x="0" y="0"/>
                <wp:positionH relativeFrom="column">
                  <wp:posOffset>5505359</wp:posOffset>
                </wp:positionH>
                <wp:positionV relativeFrom="paragraph">
                  <wp:posOffset>3821591</wp:posOffset>
                </wp:positionV>
                <wp:extent cx="1080" cy="801360"/>
                <wp:effectExtent l="38100" t="38100" r="37465" b="37465"/>
                <wp:wrapNone/>
                <wp:docPr id="1114668128" name="Ink 146"/>
                <wp:cNvGraphicFramePr/>
                <a:graphic xmlns:a="http://schemas.openxmlformats.org/drawingml/2006/main">
                  <a:graphicData uri="http://schemas.microsoft.com/office/word/2010/wordprocessingInk">
                    <w14:contentPart bwMode="auto" r:id="rId50">
                      <w14:nvContentPartPr>
                        <w14:cNvContentPartPr/>
                      </w14:nvContentPartPr>
                      <w14:xfrm>
                        <a:off x="0" y="0"/>
                        <a:ext cx="1080" cy="8013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46" style="position:absolute;margin-left:433pt;margin-top:300.4pt;width:1.1pt;height:64.1pt;z-index:2516582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" w14:anchorId="202AAA6A">
                <v:imagedata o:title="" r:id="rId51"/>
              </v:shape>
            </w:pict>
          </mc:Fallback>
        </mc:AlternateContent>
      </w:r>
      <w:r w:rsidR="002D63B9" w:rsidRPr="00AB4C56">
        <w:rPr>
          <w:rFonts w:ascii="Proxima Nova" w:hAnsi="Proxima Nova"/>
          <w:noProof/>
        </w:rPr>
        <mc:AlternateContent>
          <mc:Choice Requires="wpi">
            <w:drawing>
              <wp:anchor distT="0" distB="0" distL="114300" distR="114300" simplePos="0" relativeHeight="251658259" behindDoc="0" locked="0" layoutInCell="1" allowOverlap="1" wp14:anchorId="4E6D3893" wp14:editId="3B29D272">
                <wp:simplePos x="0" y="0"/>
                <wp:positionH relativeFrom="column">
                  <wp:posOffset>5511119</wp:posOffset>
                </wp:positionH>
                <wp:positionV relativeFrom="paragraph">
                  <wp:posOffset>3814751</wp:posOffset>
                </wp:positionV>
                <wp:extent cx="514800" cy="10080"/>
                <wp:effectExtent l="38100" t="38100" r="38100" b="47625"/>
                <wp:wrapNone/>
                <wp:docPr id="2012071137" name="Ink 144"/>
                <wp:cNvGraphicFramePr/>
                <a:graphic xmlns:a="http://schemas.openxmlformats.org/drawingml/2006/main">
                  <a:graphicData uri="http://schemas.microsoft.com/office/word/2010/wordprocessingInk">
                    <w14:contentPart bwMode="auto" r:id="rId52">
                      <w14:nvContentPartPr>
                        <w14:cNvContentPartPr/>
                      </w14:nvContentPartPr>
                      <w14:xfrm>
                        <a:off x="0" y="0"/>
                        <a:ext cx="514800" cy="1008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44" style="position:absolute;margin-left:433.45pt;margin-top:299.9pt;width:41.55pt;height:1.75pt;z-index:25165825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" w14:anchorId="4533CA18">
                <v:imagedata o:title="" r:id="rId53"/>
              </v:shape>
            </w:pict>
          </mc:Fallback>
        </mc:AlternateContent>
      </w:r>
      <w:r w:rsidR="002D63B9" w:rsidRPr="00AB4C56">
        <w:rPr>
          <w:rFonts w:ascii="Proxima Nova" w:hAnsi="Proxima Nova"/>
          <w:noProof/>
        </w:rPr>
        <mc:AlternateContent>
          <mc:Choice Requires="wpi">
            <w:drawing>
              <wp:anchor distT="0" distB="0" distL="114300" distR="114300" simplePos="0" relativeHeight="251658258" behindDoc="0" locked="0" layoutInCell="1" allowOverlap="1" wp14:anchorId="08C4ADBE" wp14:editId="44E1995C">
                <wp:simplePos x="0" y="0"/>
                <wp:positionH relativeFrom="column">
                  <wp:posOffset>6024119</wp:posOffset>
                </wp:positionH>
                <wp:positionV relativeFrom="paragraph">
                  <wp:posOffset>3547631</wp:posOffset>
                </wp:positionV>
                <wp:extent cx="13680" cy="288000"/>
                <wp:effectExtent l="38100" t="38100" r="43815" b="36195"/>
                <wp:wrapNone/>
                <wp:docPr id="1655912185" name="Ink 142"/>
                <wp:cNvGraphicFramePr/>
                <a:graphic xmlns:a="http://schemas.openxmlformats.org/drawingml/2006/main">
                  <a:graphicData uri="http://schemas.microsoft.com/office/word/2010/wordprocessingInk">
                    <w14:contentPart bwMode="auto" r:id="rId54">
                      <w14:nvContentPartPr>
                        <w14:cNvContentPartPr/>
                      </w14:nvContentPartPr>
                      <w14:xfrm>
                        <a:off x="0" y="0"/>
                        <a:ext cx="13680" cy="28800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42" style="position:absolute;margin-left:473.85pt;margin-top:278.85pt;width:2.1pt;height:23.7pt;z-index:25165825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&#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" w14:anchorId="4BDB9E3A">
                <v:imagedata o:title="" r:id="rId55"/>
              </v:shape>
            </w:pict>
          </mc:Fallback>
        </mc:AlternateContent>
      </w:r>
      <w:r w:rsidR="002D63B9" w:rsidRPr="00AB4C56">
        <w:rPr>
          <w:rFonts w:ascii="Proxima Nova" w:hAnsi="Proxima Nova"/>
          <w:noProof/>
        </w:rPr>
        <mc:AlternateContent>
          <mc:Choice Requires="wpi">
            <w:drawing>
              <wp:anchor distT="0" distB="0" distL="114300" distR="114300" simplePos="0" relativeHeight="251658257" behindDoc="0" locked="0" layoutInCell="1" allowOverlap="1" wp14:anchorId="3D93DF28" wp14:editId="735A5777">
                <wp:simplePos x="0" y="0"/>
                <wp:positionH relativeFrom="column">
                  <wp:posOffset>6036719</wp:posOffset>
                </wp:positionH>
                <wp:positionV relativeFrom="paragraph">
                  <wp:posOffset>3555911</wp:posOffset>
                </wp:positionV>
                <wp:extent cx="1800" cy="1440"/>
                <wp:effectExtent l="38100" t="38100" r="36830" b="36830"/>
                <wp:wrapNone/>
                <wp:docPr id="1056477608" name="Ink 140"/>
                <wp:cNvGraphicFramePr/>
                <a:graphic xmlns:a="http://schemas.openxmlformats.org/drawingml/2006/main">
                  <a:graphicData uri="http://schemas.microsoft.com/office/word/2010/wordprocessingInk">
                    <w14:contentPart bwMode="auto" r:id="rId56">
                      <w14:nvContentPartPr>
                        <w14:cNvContentPartPr/>
                      </w14:nvContentPartPr>
                      <w14:xfrm>
                        <a:off x="0" y="0"/>
                        <a:ext cx="1800" cy="144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40" style="position:absolute;margin-left:474.85pt;margin-top:279.5pt;width:1.15pt;height:1.1pt;z-index:2516582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" w14:anchorId="532A7840">
                <v:imagedata o:title="" r:id="rId57"/>
              </v:shape>
            </w:pict>
          </mc:Fallback>
        </mc:AlternateContent>
      </w:r>
      <w:r w:rsidR="004F2090" w:rsidRPr="00AB4C56">
        <w:rPr>
          <w:rFonts w:ascii="Proxima Nova" w:hAnsi="Proxima Nova"/>
          <w:noProof/>
        </w:rPr>
        <mc:AlternateContent>
          <mc:Choice Requires="wpi">
            <w:drawing>
              <wp:anchor distT="0" distB="0" distL="114300" distR="114300" simplePos="0" relativeHeight="251658256" behindDoc="0" locked="0" layoutInCell="1" allowOverlap="1" wp14:anchorId="1786C64B" wp14:editId="7A9537EB">
                <wp:simplePos x="0" y="0"/>
                <wp:positionH relativeFrom="column">
                  <wp:posOffset>5372157</wp:posOffset>
                </wp:positionH>
                <wp:positionV relativeFrom="paragraph">
                  <wp:posOffset>4894329</wp:posOffset>
                </wp:positionV>
                <wp:extent cx="277560" cy="5760"/>
                <wp:effectExtent l="38100" t="38100" r="46355" b="51435"/>
                <wp:wrapNone/>
                <wp:docPr id="778780935" name="Ink 134"/>
                <wp:cNvGraphicFramePr/>
                <a:graphic xmlns:a="http://schemas.openxmlformats.org/drawingml/2006/main">
                  <a:graphicData uri="http://schemas.microsoft.com/office/word/2010/wordprocessingInk">
                    <w14:contentPart bwMode="auto" r:id="rId58">
                      <w14:nvContentPartPr>
                        <w14:cNvContentPartPr/>
                      </w14:nvContentPartPr>
                      <w14:xfrm>
                        <a:off x="0" y="0"/>
                        <a:ext cx="277560" cy="57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34" style="position:absolute;margin-left:422.5pt;margin-top:384.9pt;width:22.8pt;height:1.4pt;z-index:251658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" w14:anchorId="66A0A57A">
                <v:imagedata o:title="" r:id="rId59"/>
              </v:shape>
            </w:pict>
          </mc:Fallback>
        </mc:AlternateContent>
      </w:r>
      <w:r w:rsidR="004F2090" w:rsidRPr="00AB4C56">
        <w:rPr>
          <w:rFonts w:ascii="Proxima Nova" w:hAnsi="Proxima Nova"/>
          <w:noProof/>
        </w:rPr>
        <mc:AlternateContent>
          <mc:Choice Requires="wpi">
            <w:drawing>
              <wp:anchor distT="0" distB="0" distL="114300" distR="114300" simplePos="0" relativeHeight="251658255" behindDoc="0" locked="0" layoutInCell="1" allowOverlap="1" wp14:anchorId="588497E1" wp14:editId="2DC77857">
                <wp:simplePos x="0" y="0"/>
                <wp:positionH relativeFrom="column">
                  <wp:posOffset>5372517</wp:posOffset>
                </wp:positionH>
                <wp:positionV relativeFrom="paragraph">
                  <wp:posOffset>3654849</wp:posOffset>
                </wp:positionV>
                <wp:extent cx="40680" cy="1237680"/>
                <wp:effectExtent l="38100" t="38100" r="35560" b="38735"/>
                <wp:wrapNone/>
                <wp:docPr id="139132119" name="Ink 133"/>
                <wp:cNvGraphicFramePr/>
                <a:graphic xmlns:a="http://schemas.openxmlformats.org/drawingml/2006/main">
                  <a:graphicData uri="http://schemas.microsoft.com/office/word/2010/wordprocessingInk">
                    <w14:contentPart bwMode="auto" r:id="rId60">
                      <w14:nvContentPartPr>
                        <w14:cNvContentPartPr/>
                      </w14:nvContentPartPr>
                      <w14:xfrm>
                        <a:off x="0" y="0"/>
                        <a:ext cx="40680" cy="123768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33" style="position:absolute;margin-left:422.55pt;margin-top:287.3pt;width:4.2pt;height:98.4pt;z-index:25165825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" w14:anchorId="0E8C6540">
                <v:imagedata o:title="" r:id="rId61"/>
              </v:shape>
            </w:pict>
          </mc:Fallback>
        </mc:AlternateContent>
      </w:r>
      <w:r w:rsidR="007D042E" w:rsidRPr="00AB4C56">
        <w:rPr>
          <w:rFonts w:ascii="Proxima Nova" w:hAnsi="Proxima Nova"/>
          <w:noProof/>
        </w:rPr>
        <mc:AlternateContent>
          <mc:Choice Requires="wpi">
            <w:drawing>
              <wp:anchor distT="0" distB="0" distL="114300" distR="114300" simplePos="0" relativeHeight="251658254" behindDoc="0" locked="0" layoutInCell="1" allowOverlap="1" wp14:anchorId="19C7EBD6" wp14:editId="5BDA472B">
                <wp:simplePos x="0" y="0"/>
                <wp:positionH relativeFrom="column">
                  <wp:posOffset>5759450</wp:posOffset>
                </wp:positionH>
                <wp:positionV relativeFrom="paragraph">
                  <wp:posOffset>4658995</wp:posOffset>
                </wp:positionV>
                <wp:extent cx="85085" cy="224790"/>
                <wp:effectExtent l="38100" t="38100" r="48895" b="41910"/>
                <wp:wrapNone/>
                <wp:docPr id="1126365060" name="Ink 131"/>
                <wp:cNvGraphicFramePr/>
                <a:graphic xmlns:a="http://schemas.openxmlformats.org/drawingml/2006/main">
                  <a:graphicData uri="http://schemas.microsoft.com/office/word/2010/wordprocessingInk">
                    <w14:contentPart bwMode="auto" r:id="rId62">
                      <w14:nvContentPartPr>
                        <w14:cNvContentPartPr/>
                      </w14:nvContentPartPr>
                      <w14:xfrm>
                        <a:off x="0" y="0"/>
                        <a:ext cx="85085" cy="22479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31" style="position:absolute;margin-left:453pt;margin-top:366.35pt;width:7.7pt;height:18.65pt;z-index:25165825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" w14:anchorId="2EDED1D5">
                <v:imagedata o:title="" r:id="rId63"/>
              </v:shape>
            </w:pict>
          </mc:Fallback>
        </mc:AlternateContent>
      </w:r>
      <w:r w:rsidR="00D80369" w:rsidRPr="00AB4C56">
        <w:rPr>
          <w:rFonts w:ascii="Proxima Nova" w:hAnsi="Proxima Nova"/>
          <w:noProof/>
        </w:rPr>
        <mc:AlternateContent>
          <mc:Choice Requires="wpi">
            <w:drawing>
              <wp:anchor distT="0" distB="0" distL="114300" distR="114300" simplePos="0" relativeHeight="251658253" behindDoc="0" locked="0" layoutInCell="1" allowOverlap="1" wp14:anchorId="198FEEDD" wp14:editId="512AFD3D">
                <wp:simplePos x="0" y="0"/>
                <wp:positionH relativeFrom="column">
                  <wp:posOffset>5661957</wp:posOffset>
                </wp:positionH>
                <wp:positionV relativeFrom="paragraph">
                  <wp:posOffset>4911249</wp:posOffset>
                </wp:positionV>
                <wp:extent cx="307080" cy="101520"/>
                <wp:effectExtent l="38100" t="38100" r="36195" b="51435"/>
                <wp:wrapNone/>
                <wp:docPr id="265649988" name="Ink 127"/>
                <wp:cNvGraphicFramePr/>
                <a:graphic xmlns:a="http://schemas.openxmlformats.org/drawingml/2006/main">
                  <a:graphicData uri="http://schemas.microsoft.com/office/word/2010/wordprocessingInk">
                    <w14:contentPart bwMode="auto" r:id="rId64">
                      <w14:nvContentPartPr>
                        <w14:cNvContentPartPr/>
                      </w14:nvContentPartPr>
                      <w14:xfrm>
                        <a:off x="0" y="0"/>
                        <a:ext cx="307080" cy="10152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27" style="position:absolute;margin-left:445.3pt;margin-top:386.2pt;width:25.2pt;height:9pt;z-index:2516582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" w14:anchorId="04FC9723">
                <v:imagedata o:title="" r:id="rId65"/>
              </v:shape>
            </w:pict>
          </mc:Fallback>
        </mc:AlternateContent>
      </w:r>
      <w:r w:rsidR="00D80369" w:rsidRPr="00AB4C56">
        <w:rPr>
          <w:rFonts w:ascii="Proxima Nova" w:hAnsi="Proxima Nova"/>
          <w:noProof/>
        </w:rPr>
        <mc:AlternateContent>
          <mc:Choice Requires="wpi">
            <w:drawing>
              <wp:anchor distT="0" distB="0" distL="114300" distR="114300" simplePos="0" relativeHeight="251658252" behindDoc="0" locked="0" layoutInCell="1" allowOverlap="1" wp14:anchorId="38BD9A4D" wp14:editId="209A59F6">
                <wp:simplePos x="0" y="0"/>
                <wp:positionH relativeFrom="column">
                  <wp:posOffset>5964357</wp:posOffset>
                </wp:positionH>
                <wp:positionV relativeFrom="paragraph">
                  <wp:posOffset>4631529</wp:posOffset>
                </wp:positionV>
                <wp:extent cx="1800" cy="277200"/>
                <wp:effectExtent l="38100" t="38100" r="36830" b="46990"/>
                <wp:wrapNone/>
                <wp:docPr id="1331001879" name="Ink 125"/>
                <wp:cNvGraphicFramePr/>
                <a:graphic xmlns:a="http://schemas.openxmlformats.org/drawingml/2006/main">
                  <a:graphicData uri="http://schemas.microsoft.com/office/word/2010/wordprocessingInk">
                    <w14:contentPart bwMode="auto" r:id="rId66">
                      <w14:nvContentPartPr>
                        <w14:cNvContentPartPr/>
                      </w14:nvContentPartPr>
                      <w14:xfrm>
                        <a:off x="0" y="0"/>
                        <a:ext cx="1800" cy="27720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25" style="position:absolute;margin-left:469.15pt;margin-top:364.2pt;width:1.15pt;height:22.85pt;z-index:2516582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" w14:anchorId="6584C1CD">
                <v:imagedata o:title="" r:id="rId67"/>
              </v:shape>
            </w:pict>
          </mc:Fallback>
        </mc:AlternateContent>
      </w:r>
      <w:r w:rsidR="00D80369" w:rsidRPr="00AB4C56">
        <w:rPr>
          <w:rFonts w:ascii="Proxima Nova" w:hAnsi="Proxima Nova"/>
          <w:noProof/>
        </w:rPr>
        <mc:AlternateContent>
          <mc:Choice Requires="wpi">
            <w:drawing>
              <wp:anchor distT="0" distB="0" distL="114300" distR="114300" simplePos="0" relativeHeight="251658251" behindDoc="0" locked="0" layoutInCell="1" allowOverlap="1" wp14:anchorId="4D825CF3" wp14:editId="76406F53">
                <wp:simplePos x="0" y="0"/>
                <wp:positionH relativeFrom="column">
                  <wp:posOffset>5697597</wp:posOffset>
                </wp:positionH>
                <wp:positionV relativeFrom="paragraph">
                  <wp:posOffset>4473129</wp:posOffset>
                </wp:positionV>
                <wp:extent cx="266040" cy="155880"/>
                <wp:effectExtent l="38100" t="38100" r="39370" b="34925"/>
                <wp:wrapNone/>
                <wp:docPr id="1647203900" name="Ink 123"/>
                <wp:cNvGraphicFramePr/>
                <a:graphic xmlns:a="http://schemas.openxmlformats.org/drawingml/2006/main">
                  <a:graphicData uri="http://schemas.microsoft.com/office/word/2010/wordprocessingInk">
                    <w14:contentPart bwMode="auto" r:id="rId68">
                      <w14:nvContentPartPr>
                        <w14:cNvContentPartPr/>
                      </w14:nvContentPartPr>
                      <w14:xfrm>
                        <a:off x="0" y="0"/>
                        <a:ext cx="266040" cy="15588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23" style="position:absolute;margin-left:448.15pt;margin-top:351.7pt;width:21.95pt;height:13.25pt;z-index:25165825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" w14:anchorId="3111D5E4">
                <v:imagedata o:title="" r:id="rId69"/>
              </v:shape>
            </w:pict>
          </mc:Fallback>
        </mc:AlternateContent>
      </w:r>
      <w:r w:rsidR="00D80369" w:rsidRPr="00AB4C56">
        <w:rPr>
          <w:rFonts w:ascii="Proxima Nova" w:hAnsi="Proxima Nova"/>
          <w:noProof/>
        </w:rPr>
        <mc:AlternateContent>
          <mc:Choice Requires="wpi">
            <w:drawing>
              <wp:anchor distT="0" distB="0" distL="114300" distR="114300" simplePos="0" relativeHeight="251658250" behindDoc="0" locked="0" layoutInCell="1" allowOverlap="1" wp14:anchorId="6F005947" wp14:editId="564E0A81">
                <wp:simplePos x="0" y="0"/>
                <wp:positionH relativeFrom="column">
                  <wp:posOffset>5643597</wp:posOffset>
                </wp:positionH>
                <wp:positionV relativeFrom="paragraph">
                  <wp:posOffset>4472049</wp:posOffset>
                </wp:positionV>
                <wp:extent cx="34920" cy="534240"/>
                <wp:effectExtent l="38100" t="38100" r="41910" b="37465"/>
                <wp:wrapNone/>
                <wp:docPr id="229900464" name="Ink 121"/>
                <wp:cNvGraphicFramePr/>
                <a:graphic xmlns:a="http://schemas.openxmlformats.org/drawingml/2006/main">
                  <a:graphicData uri="http://schemas.microsoft.com/office/word/2010/wordprocessingInk">
                    <w14:contentPart bwMode="auto" r:id="rId70">
                      <w14:nvContentPartPr>
                        <w14:cNvContentPartPr/>
                      </w14:nvContentPartPr>
                      <w14:xfrm>
                        <a:off x="0" y="0"/>
                        <a:ext cx="34920" cy="53424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21" style="position:absolute;margin-left:443.9pt;margin-top:351.65pt;width:3.75pt;height:43.05pt;z-index:25165825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&#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" w14:anchorId="13FE22A6">
                <v:imagedata o:title="" r:id="rId71"/>
              </v:shape>
            </w:pict>
          </mc:Fallback>
        </mc:AlternateContent>
      </w:r>
      <w:r w:rsidR="00347686" w:rsidRPr="00AB4C56">
        <w:rPr>
          <w:rFonts w:ascii="Proxima Nova" w:hAnsi="Proxima Nova"/>
          <w:noProof/>
        </w:rPr>
        <mc:AlternateContent>
          <mc:Choice Requires="wpi">
            <w:drawing>
              <wp:anchor distT="0" distB="0" distL="114300" distR="114300" simplePos="0" relativeHeight="251658249" behindDoc="0" locked="0" layoutInCell="1" allowOverlap="1" wp14:anchorId="63AED6C6" wp14:editId="2CA6A14C">
                <wp:simplePos x="0" y="0"/>
                <wp:positionH relativeFrom="column">
                  <wp:posOffset>5150650</wp:posOffset>
                </wp:positionH>
                <wp:positionV relativeFrom="paragraph">
                  <wp:posOffset>3646424</wp:posOffset>
                </wp:positionV>
                <wp:extent cx="265680" cy="4320"/>
                <wp:effectExtent l="38100" t="38100" r="39370" b="53340"/>
                <wp:wrapNone/>
                <wp:docPr id="1273850012" name="Ink 115"/>
                <wp:cNvGraphicFramePr/>
                <a:graphic xmlns:a="http://schemas.openxmlformats.org/drawingml/2006/main">
                  <a:graphicData uri="http://schemas.microsoft.com/office/word/2010/wordprocessingInk">
                    <w14:contentPart bwMode="auto" r:id="rId72">
                      <w14:nvContentPartPr>
                        <w14:cNvContentPartPr/>
                      </w14:nvContentPartPr>
                      <w14:xfrm>
                        <a:off x="0" y="0"/>
                        <a:ext cx="265680" cy="432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15" style="position:absolute;margin-left:405.05pt;margin-top:286.6pt;width:21.9pt;height:1.35pt;z-index:251658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&#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" w14:anchorId="2087EAF2">
                <v:imagedata o:title="" r:id="rId73"/>
              </v:shape>
            </w:pict>
          </mc:Fallback>
        </mc:AlternateContent>
      </w:r>
      <w:r w:rsidR="00CA24B3" w:rsidRPr="00AB4C56">
        <w:rPr>
          <w:rFonts w:ascii="Proxima Nova" w:hAnsi="Proxima Nova"/>
          <w:noProof/>
        </w:rPr>
        <mc:AlternateContent>
          <mc:Choice Requires="wpi">
            <w:drawing>
              <wp:anchor distT="0" distB="0" distL="114300" distR="114300" simplePos="0" relativeHeight="251658248" behindDoc="0" locked="0" layoutInCell="1" allowOverlap="1" wp14:anchorId="1AA79A8E" wp14:editId="6F03AB33">
                <wp:simplePos x="0" y="0"/>
                <wp:positionH relativeFrom="column">
                  <wp:posOffset>4613910</wp:posOffset>
                </wp:positionH>
                <wp:positionV relativeFrom="paragraph">
                  <wp:posOffset>3618230</wp:posOffset>
                </wp:positionV>
                <wp:extent cx="187530" cy="157480"/>
                <wp:effectExtent l="38100" t="38100" r="41275" b="52070"/>
                <wp:wrapNone/>
                <wp:docPr id="114448109" name="Ink 113"/>
                <wp:cNvGraphicFramePr/>
                <a:graphic xmlns:a="http://schemas.openxmlformats.org/drawingml/2006/main">
                  <a:graphicData uri="http://schemas.microsoft.com/office/word/2010/wordprocessingInk">
                    <w14:contentPart bwMode="auto" r:id="rId74">
                      <w14:nvContentPartPr>
                        <w14:cNvContentPartPr/>
                      </w14:nvContentPartPr>
                      <w14:xfrm>
                        <a:off x="0" y="0"/>
                        <a:ext cx="187530" cy="15748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13" style="position:absolute;margin-left:362.8pt;margin-top:284.4pt;width:15.75pt;height:13.3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" w14:anchorId="7EE9F3CE">
                <v:imagedata o:title="" r:id="rId75"/>
              </v:shape>
            </w:pict>
          </mc:Fallback>
        </mc:AlternateContent>
      </w:r>
      <w:r w:rsidR="00CA24B3" w:rsidRPr="00AB4C56">
        <w:rPr>
          <w:rFonts w:ascii="Proxima Nova" w:hAnsi="Proxima Nova"/>
          <w:noProof/>
        </w:rPr>
        <mc:AlternateContent>
          <mc:Choice Requires="wpi">
            <w:drawing>
              <wp:anchor distT="0" distB="0" distL="114300" distR="114300" simplePos="0" relativeHeight="251658247" behindDoc="0" locked="0" layoutInCell="1" allowOverlap="1" wp14:anchorId="1030FD5D" wp14:editId="65CA33C4">
                <wp:simplePos x="0" y="0"/>
                <wp:positionH relativeFrom="column">
                  <wp:posOffset>2901950</wp:posOffset>
                </wp:positionH>
                <wp:positionV relativeFrom="paragraph">
                  <wp:posOffset>3899535</wp:posOffset>
                </wp:positionV>
                <wp:extent cx="198395" cy="94615"/>
                <wp:effectExtent l="38100" t="38100" r="30480" b="38735"/>
                <wp:wrapNone/>
                <wp:docPr id="661063122" name="Ink 110"/>
                <wp:cNvGraphicFramePr/>
                <a:graphic xmlns:a="http://schemas.openxmlformats.org/drawingml/2006/main">
                  <a:graphicData uri="http://schemas.microsoft.com/office/word/2010/wordprocessingInk">
                    <w14:contentPart bwMode="auto" r:id="rId76">
                      <w14:nvContentPartPr>
                        <w14:cNvContentPartPr/>
                      </w14:nvContentPartPr>
                      <w14:xfrm>
                        <a:off x="0" y="0"/>
                        <a:ext cx="198395" cy="94615"/>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10" style="position:absolute;margin-left:228pt;margin-top:306.55pt;width:16.6pt;height:8.4pt;z-index:25165824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" w14:anchorId="73401B97">
                <v:imagedata o:title="" r:id="rId77"/>
              </v:shape>
            </w:pict>
          </mc:Fallback>
        </mc:AlternateContent>
      </w:r>
      <w:r w:rsidR="00DC5490" w:rsidRPr="00AB4C56">
        <w:rPr>
          <w:rFonts w:ascii="Proxima Nova" w:hAnsi="Proxima Nova"/>
          <w:noProof/>
        </w:rPr>
        <mc:AlternateContent>
          <mc:Choice Requires="wpi">
            <w:drawing>
              <wp:anchor distT="0" distB="0" distL="114300" distR="114300" simplePos="0" relativeHeight="251658246" behindDoc="0" locked="0" layoutInCell="1" allowOverlap="1" wp14:anchorId="51A42B8D" wp14:editId="4826A179">
                <wp:simplePos x="0" y="0"/>
                <wp:positionH relativeFrom="column">
                  <wp:posOffset>3221355</wp:posOffset>
                </wp:positionH>
                <wp:positionV relativeFrom="paragraph">
                  <wp:posOffset>3874135</wp:posOffset>
                </wp:positionV>
                <wp:extent cx="219265" cy="115570"/>
                <wp:effectExtent l="38100" t="38100" r="28575" b="36830"/>
                <wp:wrapNone/>
                <wp:docPr id="1835946333" name="Ink 103"/>
                <wp:cNvGraphicFramePr/>
                <a:graphic xmlns:a="http://schemas.openxmlformats.org/drawingml/2006/main">
                  <a:graphicData uri="http://schemas.microsoft.com/office/word/2010/wordprocessingInk">
                    <w14:contentPart bwMode="auto" r:id="rId78">
                      <w14:nvContentPartPr>
                        <w14:cNvContentPartPr/>
                      </w14:nvContentPartPr>
                      <w14:xfrm>
                        <a:off x="0" y="0"/>
                        <a:ext cx="219265" cy="11557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03" style="position:absolute;margin-left:253.15pt;margin-top:304.55pt;width:18.25pt;height:10.05pt;z-index:25165824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" w14:anchorId="1D480378">
                <v:imagedata o:title="" r:id="rId79"/>
              </v:shape>
            </w:pict>
          </mc:Fallback>
        </mc:AlternateContent>
      </w:r>
      <w:r w:rsidR="006C0907" w:rsidRPr="00AB4C56">
        <w:rPr>
          <w:rFonts w:ascii="Proxima Nova" w:hAnsi="Proxima Nova"/>
          <w:noProof/>
        </w:rPr>
        <mc:AlternateContent>
          <mc:Choice Requires="wpi">
            <w:drawing>
              <wp:anchor distT="0" distB="0" distL="114300" distR="114300" simplePos="0" relativeHeight="251658245" behindDoc="0" locked="0" layoutInCell="1" allowOverlap="1" wp14:anchorId="201F1240" wp14:editId="6D694668">
                <wp:simplePos x="0" y="0"/>
                <wp:positionH relativeFrom="column">
                  <wp:posOffset>6432085</wp:posOffset>
                </wp:positionH>
                <wp:positionV relativeFrom="paragraph">
                  <wp:posOffset>4737110</wp:posOffset>
                </wp:positionV>
                <wp:extent cx="360" cy="360"/>
                <wp:effectExtent l="38100" t="38100" r="38100" b="38100"/>
                <wp:wrapNone/>
                <wp:docPr id="722080109" name="Ink 93"/>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Ink 93" style="position:absolute;margin-left:498.65pt;margin-top:352.8pt;width:10.25pt;height:24.9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" w14:anchorId="00BDBCC3">
                <v:imagedata o:title="" r:id="rId81"/>
              </v:shape>
            </w:pict>
          </mc:Fallback>
        </mc:AlternateContent>
      </w:r>
      <w:r w:rsidR="00C408E2" w:rsidRPr="00AB4C56">
        <w:rPr>
          <w:rFonts w:ascii="Proxima Nova" w:hAnsi="Proxima Nova"/>
          <w:noProof/>
        </w:rPr>
        <mc:AlternateContent>
          <mc:Choice Requires="wpi">
            <w:drawing>
              <wp:anchor distT="0" distB="0" distL="114300" distR="114300" simplePos="0" relativeHeight="251658244" behindDoc="0" locked="0" layoutInCell="1" allowOverlap="1" wp14:anchorId="5BF9C451" wp14:editId="13BCAED1">
                <wp:simplePos x="0" y="0"/>
                <wp:positionH relativeFrom="column">
                  <wp:posOffset>2896870</wp:posOffset>
                </wp:positionH>
                <wp:positionV relativeFrom="paragraph">
                  <wp:posOffset>3503930</wp:posOffset>
                </wp:positionV>
                <wp:extent cx="206225" cy="86040"/>
                <wp:effectExtent l="38100" t="38100" r="41910" b="47625"/>
                <wp:wrapNone/>
                <wp:docPr id="109459697" name="Ink 56"/>
                <wp:cNvGraphicFramePr/>
                <a:graphic xmlns:a="http://schemas.openxmlformats.org/drawingml/2006/main">
                  <a:graphicData uri="http://schemas.microsoft.com/office/word/2010/wordprocessingInk">
                    <w14:contentPart bwMode="auto" r:id="rId82">
                      <w14:nvContentPartPr>
                        <w14:cNvContentPartPr/>
                      </w14:nvContentPartPr>
                      <w14:xfrm>
                        <a:off x="0" y="0"/>
                        <a:ext cx="206225" cy="8604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56" style="position:absolute;margin-left:227.6pt;margin-top:275.4pt;width:17.25pt;height:7.75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" w14:anchorId="64FBCB08">
                <v:imagedata o:title="" r:id="rId83"/>
              </v:shape>
            </w:pict>
          </mc:Fallback>
        </mc:AlternateContent>
      </w:r>
      <w:r w:rsidR="00D95DC8" w:rsidRPr="00AB4C56">
        <w:rPr>
          <w:rFonts w:ascii="Proxima Nova" w:hAnsi="Proxima Nova"/>
          <w:noProof/>
        </w:rPr>
        <mc:AlternateContent>
          <mc:Choice Requires="wpi">
            <w:drawing>
              <wp:anchor distT="0" distB="0" distL="114300" distR="114300" simplePos="0" relativeHeight="251658243" behindDoc="0" locked="0" layoutInCell="1" allowOverlap="1" wp14:anchorId="76A29761" wp14:editId="5C8CED1D">
                <wp:simplePos x="0" y="0"/>
                <wp:positionH relativeFrom="column">
                  <wp:posOffset>2819644</wp:posOffset>
                </wp:positionH>
                <wp:positionV relativeFrom="paragraph">
                  <wp:posOffset>4014954</wp:posOffset>
                </wp:positionV>
                <wp:extent cx="1773000" cy="31680"/>
                <wp:effectExtent l="38100" t="38100" r="36830" b="45085"/>
                <wp:wrapNone/>
                <wp:docPr id="106435094" name="Ink 48"/>
                <wp:cNvGraphicFramePr/>
                <a:graphic xmlns:a="http://schemas.openxmlformats.org/drawingml/2006/main">
                  <a:graphicData uri="http://schemas.microsoft.com/office/word/2010/wordprocessingInk">
                    <w14:contentPart bwMode="auto" r:id="rId84">
                      <w14:nvContentPartPr>
                        <w14:cNvContentPartPr/>
                      </w14:nvContentPartPr>
                      <w14:xfrm>
                        <a:off x="0" y="0"/>
                        <a:ext cx="1773000" cy="3168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48" style="position:absolute;margin-left:221.5pt;margin-top:315.65pt;width:140.55pt;height:3.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&#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" w14:anchorId="7AE55435">
                <v:imagedata o:title="" r:id="rId85"/>
              </v:shape>
            </w:pict>
          </mc:Fallback>
        </mc:AlternateContent>
      </w:r>
      <w:r w:rsidR="005C6CA8" w:rsidRPr="00AB4C56">
        <w:rPr>
          <w:rFonts w:ascii="Proxima Nova" w:hAnsi="Proxima Nova"/>
          <w:noProof/>
        </w:rPr>
        <mc:AlternateContent>
          <mc:Choice Requires="wpi">
            <w:drawing>
              <wp:anchor distT="0" distB="0" distL="114300" distR="114300" simplePos="0" relativeHeight="251658242" behindDoc="0" locked="0" layoutInCell="1" allowOverlap="1" wp14:anchorId="47311A56" wp14:editId="45422419">
                <wp:simplePos x="0" y="0"/>
                <wp:positionH relativeFrom="column">
                  <wp:posOffset>4597836</wp:posOffset>
                </wp:positionH>
                <wp:positionV relativeFrom="paragraph">
                  <wp:posOffset>3943769</wp:posOffset>
                </wp:positionV>
                <wp:extent cx="12240" cy="99000"/>
                <wp:effectExtent l="38100" t="38100" r="45085" b="34925"/>
                <wp:wrapNone/>
                <wp:docPr id="844309201" name="Ink 42"/>
                <wp:cNvGraphicFramePr/>
                <a:graphic xmlns:a="http://schemas.openxmlformats.org/drawingml/2006/main">
                  <a:graphicData uri="http://schemas.microsoft.com/office/word/2010/wordprocessingInk">
                    <w14:contentPart bwMode="auto" r:id="rId86">
                      <w14:nvContentPartPr>
                        <w14:cNvContentPartPr/>
                      </w14:nvContentPartPr>
                      <w14:xfrm>
                        <a:off x="0" y="0"/>
                        <a:ext cx="12240" cy="9900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42" style="position:absolute;margin-left:361.55pt;margin-top:310.05pt;width:1.95pt;height:8.8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" w14:anchorId="6E931EDE">
                <v:imagedata o:title="" r:id="rId87"/>
              </v:shape>
            </w:pict>
          </mc:Fallback>
        </mc:AlternateContent>
      </w:r>
      <w:r w:rsidR="005C6CA8" w:rsidRPr="00AB4C56">
        <w:rPr>
          <w:rFonts w:ascii="Proxima Nova" w:hAnsi="Proxima Nova"/>
          <w:noProof/>
        </w:rPr>
        <mc:AlternateContent>
          <mc:Choice Requires="wpi">
            <w:drawing>
              <wp:anchor distT="0" distB="0" distL="114300" distR="114300" simplePos="0" relativeHeight="251658241" behindDoc="0" locked="0" layoutInCell="1" allowOverlap="1" wp14:anchorId="02200731" wp14:editId="37FACEC9">
                <wp:simplePos x="0" y="0"/>
                <wp:positionH relativeFrom="column">
                  <wp:posOffset>4509135</wp:posOffset>
                </wp:positionH>
                <wp:positionV relativeFrom="paragraph">
                  <wp:posOffset>3790950</wp:posOffset>
                </wp:positionV>
                <wp:extent cx="161875" cy="100330"/>
                <wp:effectExtent l="38100" t="38100" r="29210" b="52070"/>
                <wp:wrapNone/>
                <wp:docPr id="986242291" name="Ink 41"/>
                <wp:cNvGraphicFramePr/>
                <a:graphic xmlns:a="http://schemas.openxmlformats.org/drawingml/2006/main">
                  <a:graphicData uri="http://schemas.microsoft.com/office/word/2010/wordprocessingInk">
                    <w14:contentPart bwMode="auto" r:id="rId88">
                      <w14:nvContentPartPr>
                        <w14:cNvContentPartPr/>
                      </w14:nvContentPartPr>
                      <w14:xfrm>
                        <a:off x="0" y="0"/>
                        <a:ext cx="161875" cy="10033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41" style="position:absolute;margin-left:354.55pt;margin-top:298pt;width:13.75pt;height:8.85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" w14:anchorId="0ECE216F">
                <v:imagedata o:title="" r:id="rId89"/>
              </v:shape>
            </w:pict>
          </mc:Fallback>
        </mc:AlternateContent>
      </w:r>
      <w:r w:rsidR="00945418" w:rsidRPr="00AB4C56">
        <w:rPr>
          <w:rFonts w:ascii="Proxima Nova" w:hAnsi="Proxima Nova"/>
          <w:noProof/>
        </w:rPr>
        <mc:AlternateContent>
          <mc:Choice Requires="wpi">
            <w:drawing>
              <wp:anchor distT="0" distB="0" distL="114300" distR="114300" simplePos="0" relativeHeight="251658240" behindDoc="0" locked="0" layoutInCell="1" allowOverlap="1" wp14:anchorId="6F6EF078" wp14:editId="687E62FD">
                <wp:simplePos x="0" y="0"/>
                <wp:positionH relativeFrom="column">
                  <wp:posOffset>4839335</wp:posOffset>
                </wp:positionH>
                <wp:positionV relativeFrom="paragraph">
                  <wp:posOffset>3594735</wp:posOffset>
                </wp:positionV>
                <wp:extent cx="183430" cy="86205"/>
                <wp:effectExtent l="38100" t="38100" r="45720" b="47625"/>
                <wp:wrapNone/>
                <wp:docPr id="864717570" name="Ink 10"/>
                <wp:cNvGraphicFramePr/>
                <a:graphic xmlns:a="http://schemas.openxmlformats.org/drawingml/2006/main">
                  <a:graphicData uri="http://schemas.microsoft.com/office/word/2010/wordprocessingInk">
                    <w14:contentPart bwMode="auto" r:id="rId90">
                      <w14:nvContentPartPr>
                        <w14:cNvContentPartPr/>
                      </w14:nvContentPartPr>
                      <w14:xfrm>
                        <a:off x="0" y="0"/>
                        <a:ext cx="183430" cy="86205"/>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Ink 10" style="position:absolute;margin-left:380.55pt;margin-top:282.55pt;width:15.45pt;height:7.8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" w14:anchorId="7E1A949C">
                <v:imagedata o:title="" r:id="rId91"/>
              </v:shape>
            </w:pict>
          </mc:Fallback>
        </mc:AlternateContent>
      </w:r>
      <w:r w:rsidR="00705378" w:rsidRPr="00AB4C56">
        <w:rPr>
          <w:rFonts w:ascii="Proxima Nova" w:hAnsi="Proxima Nova"/>
          <w:noProof/>
        </w:rPr>
        <w:drawing>
          <wp:inline distT="0" distB="0" distL="0" distR="0" wp14:anchorId="70C49937" wp14:editId="54F2E0BB">
            <wp:extent cx="8763000" cy="5310228"/>
            <wp:effectExtent l="0" t="0" r="0" b="5080"/>
            <wp:docPr id="136542263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22638" name="Picture 1" descr="A diagram of a computer&#10;&#10;AI-generated content may be incorrec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8813510" cy="5340836"/>
                    </a:xfrm>
                    <a:prstGeom prst="rect">
                      <a:avLst/>
                    </a:prstGeom>
                  </pic:spPr>
                </pic:pic>
              </a:graphicData>
            </a:graphic>
          </wp:inline>
        </w:drawing>
      </w:r>
    </w:p>
    <w:p w14:paraId="1F423887" w14:textId="77777777" w:rsidR="00E54B09" w:rsidRPr="00AB4C56" w:rsidRDefault="00E54B09" w:rsidP="00235592">
      <w:pPr>
        <w:jc w:val="center"/>
        <w:rPr>
          <w:rFonts w:ascii="Proxima Nova" w:hAnsi="Proxima Nova"/>
        </w:rPr>
      </w:pPr>
    </w:p>
    <w:p w14:paraId="66195E2C" w14:textId="77777777" w:rsidR="00E54B09" w:rsidRPr="00AB4C56" w:rsidRDefault="00E54B09">
      <w:pPr>
        <w:rPr>
          <w:rFonts w:ascii="Proxima Nova" w:hAnsi="Proxima Nova"/>
        </w:rPr>
        <w:sectPr w:rsidR="00E54B09" w:rsidRPr="00AB4C56" w:rsidSect="00235592">
          <w:pgSz w:w="15840" w:h="12240" w:orient="landscape"/>
          <w:pgMar w:top="720" w:right="720" w:bottom="720" w:left="720" w:header="720" w:footer="720" w:gutter="0"/>
          <w:pgNumType w:start="1"/>
          <w:cols w:space="720"/>
          <w:docGrid w:linePitch="299"/>
        </w:sectPr>
      </w:pPr>
    </w:p>
    <w:p w14:paraId="3306A836" w14:textId="78AEC44F" w:rsidR="20E2B113" w:rsidRDefault="20E2B113" w:rsidP="20E2B113">
      <w:pPr>
        <w:pStyle w:val="Heading1"/>
        <w:shd w:val="clear" w:color="auto" w:fill="FFFFFF" w:themeFill="background1"/>
      </w:pPr>
      <w:r>
        <w:lastRenderedPageBreak/>
        <w:t>Program Logic:</w:t>
      </w:r>
    </w:p>
    <w:p w14:paraId="70E48F02" w14:textId="0074E9FA" w:rsidR="00E75EC1" w:rsidRPr="00E75EC1" w:rsidRDefault="00E75EC1" w:rsidP="00E75EC1">
      <w:pPr>
        <w:rPr>
          <w:rFonts w:ascii="Proxima Nova" w:hAnsi="Proxima Nova"/>
          <w:b/>
          <w:bCs/>
          <w:iCs/>
        </w:rPr>
      </w:pPr>
      <w:r w:rsidRPr="00E75EC1">
        <w:rPr>
          <w:rFonts w:ascii="Proxima Nova" w:hAnsi="Proxima Nova"/>
          <w:b/>
          <w:bCs/>
          <w:iCs/>
        </w:rPr>
        <w:t>In SUBROUTINE:</w:t>
      </w:r>
    </w:p>
    <w:p w14:paraId="46249477" w14:textId="19258E55"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R4 to R12 are pushed onto the stack to save their contents.</w:t>
      </w:r>
    </w:p>
    <w:p w14:paraId="046085F5" w14:textId="578425F8" w:rsidR="00E75EC1" w:rsidRPr="00E75EC1" w:rsidRDefault="24EA7E21" w:rsidP="24EA7E21">
      <w:pPr>
        <w:pStyle w:val="ListBullet"/>
        <w:tabs>
          <w:tab w:val="num" w:pos="360"/>
        </w:tabs>
        <w:ind w:left="360" w:hanging="360"/>
        <w:rPr>
          <w:rFonts w:ascii="Proxima Nova" w:hAnsi="Proxima Nova" w:hint="eastAsia"/>
          <w:i/>
          <w:iCs/>
        </w:rPr>
      </w:pPr>
      <w:r w:rsidRPr="24EA7E21">
        <w:rPr>
          <w:rFonts w:ascii="Proxima Nova" w:hAnsi="Proxima Nova"/>
          <w:i/>
          <w:iCs/>
        </w:rPr>
        <w:t>b[0] and a[0] are loaded; the result of x_n * b[0] / a[0</w:t>
      </w:r>
      <w:bookmarkStart w:id="14" w:name="_Int_UUq0vSyq"/>
      <w:r w:rsidRPr="24EA7E21">
        <w:rPr>
          <w:rFonts w:ascii="Proxima Nova" w:hAnsi="Proxima Nova"/>
          <w:i/>
          <w:iCs/>
        </w:rPr>
        <w:t>]</w:t>
      </w:r>
      <w:bookmarkEnd w:id="14"/>
      <w:r w:rsidRPr="24EA7E21">
        <w:rPr>
          <w:rFonts w:ascii="Proxima Nova" w:hAnsi="Proxima Nova"/>
          <w:i/>
          <w:iCs/>
        </w:rPr>
        <w:t xml:space="preserve"> is saved into </w:t>
      </w:r>
      <w:del w:id="15" w:author="Microsoft Word" w:date="2025-09-12T00:30:00Z">
        <w:r w:rsidR="00E75EC1" w:rsidRPr="24EA7E21" w:rsidDel="24EA7E21">
          <w:rPr>
            <w:rFonts w:ascii="Proxima Nova" w:hAnsi="Proxima Nova"/>
            <w:i/>
            <w:iCs/>
          </w:rPr>
          <w:delText>`</w:delText>
        </w:r>
      </w:del>
      <w:r w:rsidRPr="24EA7E21">
        <w:rPr>
          <w:rFonts w:ascii="Proxima Nova" w:hAnsi="Proxima Nova"/>
          <w:i/>
          <w:iCs/>
        </w:rPr>
        <w:t>R12.</w:t>
      </w:r>
    </w:p>
    <w:p w14:paraId="05FFAAA0" w14:textId="321B1F76"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Loop counter k is initialized to</w:t>
      </w:r>
      <w:r w:rsidR="00984213">
        <w:rPr>
          <w:rFonts w:ascii="Proxima Nova" w:hAnsi="Proxima Nova"/>
          <w:i/>
          <w:iCs/>
        </w:rPr>
        <w:t xml:space="preserve"> </w:t>
      </w:r>
      <w:r w:rsidRPr="00E75EC1">
        <w:rPr>
          <w:rFonts w:ascii="Proxima Nova" w:hAnsi="Proxima Nova"/>
          <w:i/>
          <w:iCs/>
        </w:rPr>
        <w:t>N-1.</w:t>
      </w:r>
    </w:p>
    <w:p w14:paraId="3C416C74" w14:textId="356F889B"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Index i (iteration counter) and j (coefficient index) are set up.</w:t>
      </w:r>
    </w:p>
    <w:p w14:paraId="02F5FDE7" w14:textId="69B30F1A" w:rsidR="00E75EC1" w:rsidRPr="00E75EC1" w:rsidRDefault="00E75EC1" w:rsidP="00E75EC1">
      <w:pPr>
        <w:rPr>
          <w:rFonts w:ascii="Proxima Nova" w:hAnsi="Proxima Nova"/>
          <w:b/>
          <w:bCs/>
          <w:iCs/>
        </w:rPr>
      </w:pPr>
      <w:r w:rsidRPr="00E75EC1">
        <w:rPr>
          <w:rFonts w:ascii="Proxima Nova" w:hAnsi="Proxima Nova"/>
          <w:b/>
          <w:bCs/>
          <w:iCs/>
        </w:rPr>
        <w:t>In LOOP:</w:t>
      </w:r>
    </w:p>
    <w:p w14:paraId="22F27F62" w14:textId="725C1380"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Compare k with 0; exit if less than zero.</w:t>
      </w:r>
    </w:p>
    <w:p w14:paraId="4C0D9117" w14:textId="2C61BDE0"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Ensure i-1 &gt;= 0 to avoid illegal memory access.</w:t>
      </w:r>
    </w:p>
    <w:p w14:paraId="3F840BED" w14:textId="20D89BC1"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Load x_array[i-1], y_array[i-1], b[j], a[j].</w:t>
      </w:r>
    </w:p>
    <w:p w14:paraId="47CA6481" w14:textId="71DEEACA"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Compute x_b = b[j] * x_array[i-1], y_a = a[j] * y_array[i-1].</w:t>
      </w:r>
    </w:p>
    <w:p w14:paraId="3A7E87CC" w14:textId="053B02F2"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Subtract and divide by a[0], add to running sum in R12.</w:t>
      </w:r>
    </w:p>
    <w:p w14:paraId="232C7C45" w14:textId="1D97551A"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Update counters: decrement k and i, increment j.</w:t>
      </w:r>
    </w:p>
    <w:p w14:paraId="02DF8711" w14:textId="231EFFC9" w:rsidR="00E75EC1" w:rsidRPr="00E75EC1" w:rsidRDefault="00E75EC1" w:rsidP="00E75EC1">
      <w:pPr>
        <w:rPr>
          <w:rFonts w:ascii="Proxima Nova" w:hAnsi="Proxima Nova"/>
          <w:b/>
          <w:bCs/>
          <w:iCs/>
        </w:rPr>
      </w:pPr>
      <w:r w:rsidRPr="00E75EC1">
        <w:rPr>
          <w:rFonts w:ascii="Proxima Nova" w:hAnsi="Proxima Nova"/>
          <w:b/>
          <w:bCs/>
          <w:iCs/>
        </w:rPr>
        <w:t>In EXIT:</w:t>
      </w:r>
    </w:p>
    <w:p w14:paraId="5B63B6E7" w14:textId="6950A540"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Move result from R12 to R0 (return value).</w:t>
      </w:r>
    </w:p>
    <w:p w14:paraId="1B6CA4BF" w14:textId="77777777"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Apply scaling by dividing by 100.</w:t>
      </w:r>
    </w:p>
    <w:p w14:paraId="31F8EB49" w14:textId="63C87FD4"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Store new x_n and y_n into arrays at index i.</w:t>
      </w:r>
    </w:p>
    <w:p w14:paraId="35671654" w14:textId="12ACE0A1"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Increment i and store back.</w:t>
      </w:r>
    </w:p>
    <w:p w14:paraId="4ED060F1" w14:textId="2FEEC4E3"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Restore registers with POP.</w:t>
      </w:r>
    </w:p>
    <w:p w14:paraId="2B23E1E2" w14:textId="3C0951C8" w:rsidR="00E75EC1" w:rsidRPr="00E75EC1" w:rsidRDefault="00E75EC1" w:rsidP="00E75EC1">
      <w:pPr>
        <w:pStyle w:val="ListBullet"/>
        <w:tabs>
          <w:tab w:val="num" w:pos="360"/>
        </w:tabs>
        <w:ind w:left="360" w:hanging="360"/>
        <w:rPr>
          <w:rFonts w:ascii="Proxima Nova" w:hAnsi="Proxima Nova" w:hint="eastAsia"/>
          <w:i/>
          <w:iCs/>
        </w:rPr>
      </w:pPr>
      <w:r w:rsidRPr="00E75EC1">
        <w:rPr>
          <w:rFonts w:ascii="Proxima Nova" w:hAnsi="Proxima Nova"/>
          <w:i/>
          <w:iCs/>
        </w:rPr>
        <w:t>Return with BX LR.</w:t>
      </w:r>
    </w:p>
    <w:p w14:paraId="084D15A2" w14:textId="37A238AE" w:rsidR="237A9D93" w:rsidRPr="00AB4C56" w:rsidRDefault="237A9D93" w:rsidP="237A9D93">
      <w:pPr>
        <w:rPr>
          <w:rFonts w:ascii="Proxima Nova" w:hAnsi="Proxima Nova"/>
          <w:lang w:val="en-US"/>
        </w:rPr>
      </w:pPr>
    </w:p>
    <w:p w14:paraId="58568F3E" w14:textId="45B965B8" w:rsidR="237A9D93" w:rsidRPr="00AB4C56" w:rsidRDefault="237A9D93" w:rsidP="237A9D93">
      <w:pPr>
        <w:rPr>
          <w:rFonts w:ascii="Proxima Nova" w:hAnsi="Proxima Nova"/>
          <w:lang w:val="en-US"/>
        </w:rPr>
      </w:pPr>
    </w:p>
    <w:p w14:paraId="7C0152A3" w14:textId="77777777" w:rsidR="001B097C" w:rsidRPr="001B097C" w:rsidRDefault="001B097C" w:rsidP="001B097C">
      <w:pPr>
        <w:rPr>
          <w:rFonts w:ascii="Proxima Nova" w:hAnsi="Proxima Nova"/>
        </w:rPr>
      </w:pPr>
      <w:r w:rsidRPr="001B097C">
        <w:rPr>
          <w:rFonts w:ascii="Proxima Nova" w:hAnsi="Proxima Nova"/>
          <w:b/>
        </w:rPr>
        <w:t>Improvements Made:</w:t>
      </w:r>
    </w:p>
    <w:p w14:paraId="59CC40A2" w14:textId="1C04D0F2" w:rsidR="001B097C" w:rsidRPr="001B097C" w:rsidRDefault="001B097C" w:rsidP="001B097C">
      <w:pPr>
        <w:pStyle w:val="ListBullet"/>
        <w:tabs>
          <w:tab w:val="num" w:pos="360"/>
        </w:tabs>
        <w:ind w:left="360" w:hanging="360"/>
        <w:rPr>
          <w:rFonts w:ascii="Proxima Nova" w:hAnsi="Proxima Nova" w:hint="eastAsia"/>
        </w:rPr>
      </w:pPr>
      <w:r w:rsidRPr="001B097C">
        <w:rPr>
          <w:rFonts w:ascii="Proxima Nova" w:hAnsi="Proxima Nova"/>
        </w:rPr>
        <w:t>In the original C code, inserting a new x_n and</w:t>
      </w:r>
      <w:r w:rsidR="00ED0757">
        <w:rPr>
          <w:rFonts w:ascii="Proxima Nova" w:hAnsi="Proxima Nova"/>
        </w:rPr>
        <w:t xml:space="preserve"> </w:t>
      </w:r>
      <w:r w:rsidRPr="001B097C">
        <w:rPr>
          <w:rFonts w:ascii="Proxima Nova" w:hAnsi="Proxima Nova"/>
        </w:rPr>
        <w:t>y_n required *shifting all elements* in the arrays, which is inefficient</w:t>
      </w:r>
      <w:r w:rsidR="00564587">
        <w:rPr>
          <w:rFonts w:ascii="Proxima Nova" w:hAnsi="Proxima Nova"/>
        </w:rPr>
        <w:t xml:space="preserve"> and had a time complexity of O[2n]</w:t>
      </w:r>
    </w:p>
    <w:p w14:paraId="0BD865CA" w14:textId="7983789E" w:rsidR="001B097C" w:rsidRPr="001B097C" w:rsidRDefault="001B097C" w:rsidP="001B097C">
      <w:pPr>
        <w:pStyle w:val="ListBullet"/>
        <w:tabs>
          <w:tab w:val="num" w:pos="360"/>
        </w:tabs>
        <w:ind w:left="360" w:hanging="360"/>
        <w:rPr>
          <w:rFonts w:ascii="Proxima Nova" w:hAnsi="Proxima Nova" w:hint="eastAsia"/>
        </w:rPr>
      </w:pPr>
      <w:r w:rsidRPr="001B097C">
        <w:rPr>
          <w:rFonts w:ascii="Proxima Nova" w:hAnsi="Proxima Nova"/>
        </w:rPr>
        <w:t>In our assembly, the counter i is used to track the latest index.</w:t>
      </w:r>
    </w:p>
    <w:p w14:paraId="07C5AF2F" w14:textId="3B9B9F4A" w:rsidR="001B097C" w:rsidRPr="001B097C" w:rsidRDefault="001B097C" w:rsidP="001B097C">
      <w:pPr>
        <w:pStyle w:val="ListBullet"/>
        <w:tabs>
          <w:tab w:val="num" w:pos="360"/>
        </w:tabs>
        <w:ind w:left="360" w:hanging="360"/>
        <w:rPr>
          <w:rFonts w:ascii="Proxima Nova" w:hAnsi="Proxima Nova" w:hint="eastAsia"/>
        </w:rPr>
      </w:pPr>
      <w:r w:rsidRPr="001B097C">
        <w:rPr>
          <w:rFonts w:ascii="Proxima Nova" w:hAnsi="Proxima Nova"/>
        </w:rPr>
        <w:t>The newest values are stored directly at x_store[i] and y_store[i], avoiding shifts.</w:t>
      </w:r>
    </w:p>
    <w:p w14:paraId="45DE4569" w14:textId="1523058D" w:rsidR="001B097C" w:rsidRPr="001B097C" w:rsidRDefault="001B097C" w:rsidP="001B097C">
      <w:pPr>
        <w:pStyle w:val="ListBullet"/>
        <w:tabs>
          <w:tab w:val="num" w:pos="360"/>
        </w:tabs>
        <w:ind w:left="360" w:hanging="360"/>
        <w:rPr>
          <w:rFonts w:ascii="Proxima Nova" w:hAnsi="Proxima Nova" w:hint="eastAsia"/>
        </w:rPr>
      </w:pPr>
      <w:r w:rsidRPr="001B097C">
        <w:rPr>
          <w:rFonts w:ascii="Proxima Nova" w:hAnsi="Proxima Nova"/>
        </w:rPr>
        <w:t>This improves efficiency since only a single write is needed per iteration instead of O(</w:t>
      </w:r>
      <w:r w:rsidR="00564587">
        <w:rPr>
          <w:rFonts w:ascii="Proxima Nova" w:hAnsi="Proxima Nova"/>
        </w:rPr>
        <w:t>2</w:t>
      </w:r>
      <w:r w:rsidRPr="001B097C">
        <w:rPr>
          <w:rFonts w:ascii="Proxima Nova" w:hAnsi="Proxima Nova"/>
        </w:rPr>
        <w:t>N) shifts</w:t>
      </w:r>
      <w:r w:rsidR="00564587">
        <w:rPr>
          <w:rFonts w:ascii="Proxima Nova" w:hAnsi="Proxima Nova"/>
        </w:rPr>
        <w:t>, reducing the time complexity to O(1).</w:t>
      </w:r>
    </w:p>
    <w:p w14:paraId="71BC1E7E" w14:textId="29E3B8E6" w:rsidR="1D6C9BC0" w:rsidRDefault="1D6C9BC0" w:rsidP="1D6C9BC0">
      <w:pPr>
        <w:rPr>
          <w:rFonts w:ascii="Proxima Nova" w:hAnsi="Proxima Nova"/>
          <w:lang w:val="en-US"/>
        </w:rPr>
      </w:pPr>
    </w:p>
    <w:p w14:paraId="258DE62F" w14:textId="37A238AE" w:rsidR="20E2B113" w:rsidRPr="00AB4C56" w:rsidRDefault="20E2B113" w:rsidP="20E2B113">
      <w:pPr>
        <w:rPr>
          <w:rFonts w:ascii="Proxima Nova" w:hAnsi="Proxima Nova"/>
          <w:lang w:val="en-US"/>
        </w:rPr>
      </w:pPr>
    </w:p>
    <w:p w14:paraId="4188F88C" w14:textId="45B965B8" w:rsidR="20E2B113" w:rsidRPr="00AB4C56" w:rsidRDefault="20E2B113" w:rsidP="20E2B113">
      <w:pPr>
        <w:rPr>
          <w:rFonts w:ascii="Proxima Nova" w:hAnsi="Proxima Nova"/>
          <w:lang w:val="en-US"/>
        </w:rPr>
      </w:pPr>
    </w:p>
    <w:p w14:paraId="211B4E22" w14:textId="749A517B" w:rsidR="20E2B113" w:rsidRPr="00AB4C56" w:rsidRDefault="20E2B113" w:rsidP="20E2B113">
      <w:pPr>
        <w:rPr>
          <w:rFonts w:ascii="Proxima Nova" w:hAnsi="Proxima Nova"/>
          <w:lang w:val="en-US"/>
        </w:rPr>
      </w:pPr>
    </w:p>
    <w:p w14:paraId="2709A800" w14:textId="2491475D" w:rsidR="6F6E51B3" w:rsidRDefault="6F6E51B3">
      <w:r>
        <w:br w:type="page"/>
      </w:r>
    </w:p>
    <w:p w14:paraId="38E373C5" w14:textId="6D5776E9" w:rsidR="6F6E51B3" w:rsidRDefault="6F6E51B3" w:rsidP="6F6E51B3">
      <w:pPr>
        <w:rPr>
          <w:rFonts w:ascii="Proxima Nova" w:hAnsi="Proxima Nova"/>
          <w:lang w:val="en-US"/>
        </w:rPr>
      </w:pPr>
      <w:r w:rsidRPr="6F6E51B3">
        <w:rPr>
          <w:rFonts w:ascii="Proxima Nova" w:hAnsi="Proxima Nova"/>
          <w:b/>
          <w:bCs/>
          <w:lang w:val="en-US"/>
        </w:rPr>
        <w:lastRenderedPageBreak/>
        <w:t>Appendix</w:t>
      </w:r>
    </w:p>
    <w:p w14:paraId="614C3778" w14:textId="6E860071" w:rsidR="6F6E51B3" w:rsidRDefault="6F6E51B3" w:rsidP="6F6E51B3">
      <w:pPr>
        <w:rPr>
          <w:rFonts w:ascii="Proxima Nova" w:hAnsi="Proxima Nova"/>
          <w:b/>
          <w:bCs/>
          <w:lang w:val="en-US"/>
        </w:rPr>
      </w:pPr>
    </w:p>
    <w:p w14:paraId="13653DCF" w14:textId="660D6BF0" w:rsidR="6F6E51B3" w:rsidRDefault="6F6E51B3" w:rsidP="6F6E51B3">
      <w:pPr>
        <w:rPr>
          <w:rFonts w:ascii="Proxima Nova" w:hAnsi="Proxima Nova"/>
          <w:b/>
          <w:bCs/>
          <w:lang w:val="en-US"/>
        </w:rPr>
      </w:pPr>
      <w:r w:rsidRPr="6F6E51B3">
        <w:rPr>
          <w:rFonts w:ascii="Proxima Nova" w:hAnsi="Proxima Nova"/>
          <w:b/>
          <w:bCs/>
          <w:lang w:val="en-US"/>
        </w:rPr>
        <w:t>Contributions:</w:t>
      </w:r>
    </w:p>
    <w:tbl>
      <w:tblPr>
        <w:tblStyle w:val="TableGrid"/>
        <w:tblW w:w="0" w:type="auto"/>
        <w:tblLook w:val="04A0" w:firstRow="1" w:lastRow="0" w:firstColumn="1" w:lastColumn="0" w:noHBand="0" w:noVBand="1"/>
      </w:tblPr>
      <w:tblGrid>
        <w:gridCol w:w="4675"/>
        <w:gridCol w:w="4675"/>
      </w:tblGrid>
      <w:tr w:rsidR="00ED0757" w14:paraId="6028A6BD" w14:textId="77777777" w:rsidTr="00ED0757">
        <w:tc>
          <w:tcPr>
            <w:tcW w:w="4675" w:type="dxa"/>
          </w:tcPr>
          <w:p w14:paraId="256D156E" w14:textId="1B9F970A" w:rsidR="00ED0757" w:rsidRDefault="00ED0757" w:rsidP="6F6E51B3">
            <w:pPr>
              <w:rPr>
                <w:rFonts w:ascii="Proxima Nova" w:hAnsi="Proxima Nova"/>
                <w:b/>
                <w:bCs/>
                <w:lang w:val="en-US"/>
              </w:rPr>
            </w:pPr>
            <w:r>
              <w:rPr>
                <w:rFonts w:ascii="Proxima Nova" w:hAnsi="Proxima Nova"/>
                <w:b/>
                <w:bCs/>
                <w:lang w:val="en-US"/>
              </w:rPr>
              <w:t>Name</w:t>
            </w:r>
          </w:p>
        </w:tc>
        <w:tc>
          <w:tcPr>
            <w:tcW w:w="4675" w:type="dxa"/>
          </w:tcPr>
          <w:p w14:paraId="64DBD288" w14:textId="13CC2F0E" w:rsidR="00ED0757" w:rsidRDefault="00ED0757" w:rsidP="6F6E51B3">
            <w:pPr>
              <w:rPr>
                <w:rFonts w:ascii="Proxima Nova" w:hAnsi="Proxima Nova"/>
                <w:b/>
                <w:bCs/>
                <w:lang w:val="en-US"/>
              </w:rPr>
            </w:pPr>
            <w:r>
              <w:rPr>
                <w:rFonts w:ascii="Proxima Nova" w:hAnsi="Proxima Nova"/>
                <w:b/>
                <w:bCs/>
                <w:lang w:val="en-US"/>
              </w:rPr>
              <w:t>Contribution</w:t>
            </w:r>
          </w:p>
        </w:tc>
      </w:tr>
      <w:tr w:rsidR="00ED0757" w14:paraId="683E1877" w14:textId="77777777" w:rsidTr="00ED0757">
        <w:tc>
          <w:tcPr>
            <w:tcW w:w="4675" w:type="dxa"/>
          </w:tcPr>
          <w:p w14:paraId="129179C1" w14:textId="37E50B89" w:rsidR="00ED0757" w:rsidRPr="00ED0757" w:rsidRDefault="00ED0757" w:rsidP="6F6E51B3">
            <w:pPr>
              <w:rPr>
                <w:rFonts w:ascii="Proxima Nova" w:hAnsi="Proxima Nova"/>
                <w:lang w:val="en-US"/>
              </w:rPr>
            </w:pPr>
            <w:r>
              <w:rPr>
                <w:rFonts w:ascii="Proxima Nova" w:hAnsi="Proxima Nova"/>
                <w:lang w:val="en-US"/>
              </w:rPr>
              <w:t>Vincent</w:t>
            </w:r>
          </w:p>
        </w:tc>
        <w:tc>
          <w:tcPr>
            <w:tcW w:w="4675" w:type="dxa"/>
          </w:tcPr>
          <w:p w14:paraId="71F89376" w14:textId="73284286" w:rsidR="00ED0757" w:rsidRPr="00ED0757" w:rsidRDefault="00ED0757" w:rsidP="6F6E51B3">
            <w:pPr>
              <w:rPr>
                <w:rFonts w:ascii="Proxima Nova" w:hAnsi="Proxima Nova"/>
                <w:lang w:val="en-US"/>
              </w:rPr>
            </w:pPr>
            <w:r>
              <w:rPr>
                <w:rFonts w:ascii="Proxima Nova" w:hAnsi="Proxima Nova"/>
                <w:lang w:val="en-US"/>
              </w:rPr>
              <w:t>Contributed to both the assembly code and report with a greater focus on the code</w:t>
            </w:r>
          </w:p>
        </w:tc>
      </w:tr>
      <w:tr w:rsidR="00ED0757" w14:paraId="41482A55" w14:textId="77777777" w:rsidTr="00ED0757">
        <w:tc>
          <w:tcPr>
            <w:tcW w:w="4675" w:type="dxa"/>
          </w:tcPr>
          <w:p w14:paraId="313D7E26" w14:textId="59E8681F" w:rsidR="00ED0757" w:rsidRPr="00ED0757" w:rsidRDefault="00ED0757" w:rsidP="6F6E51B3">
            <w:pPr>
              <w:rPr>
                <w:rFonts w:ascii="Proxima Nova" w:hAnsi="Proxima Nova"/>
                <w:lang w:val="en-US"/>
              </w:rPr>
            </w:pPr>
            <w:r>
              <w:rPr>
                <w:rFonts w:ascii="Proxima Nova" w:hAnsi="Proxima Nova"/>
                <w:lang w:val="en-US"/>
              </w:rPr>
              <w:t>Ethan</w:t>
            </w:r>
          </w:p>
        </w:tc>
        <w:tc>
          <w:tcPr>
            <w:tcW w:w="4675" w:type="dxa"/>
          </w:tcPr>
          <w:p w14:paraId="1F1D4762" w14:textId="4F313DD9" w:rsidR="00ED0757" w:rsidRPr="00ED0757" w:rsidRDefault="00ED0757" w:rsidP="6F6E51B3">
            <w:pPr>
              <w:rPr>
                <w:rFonts w:ascii="Proxima Nova" w:hAnsi="Proxima Nova"/>
                <w:lang w:val="en-US"/>
              </w:rPr>
            </w:pPr>
            <w:r>
              <w:rPr>
                <w:rFonts w:ascii="Proxima Nova" w:hAnsi="Proxima Nova"/>
                <w:lang w:val="en-US"/>
              </w:rPr>
              <w:t>Contributed to both the assembly code and report with a greater focus on the report</w:t>
            </w:r>
          </w:p>
        </w:tc>
      </w:tr>
    </w:tbl>
    <w:p w14:paraId="094860FB" w14:textId="4F64CF47" w:rsidR="6F6E51B3" w:rsidRDefault="6F6E51B3" w:rsidP="6F6E51B3">
      <w:pPr>
        <w:rPr>
          <w:rFonts w:ascii="Proxima Nova" w:hAnsi="Proxima Nova"/>
          <w:b/>
          <w:bCs/>
          <w:lang w:val="en-US"/>
        </w:rPr>
      </w:pPr>
    </w:p>
    <w:sectPr w:rsidR="6F6E51B3" w:rsidSect="00E95375">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altName w:val="Tahoma"/>
    <w:panose1 w:val="02000506030000020004"/>
    <w:charset w:val="00"/>
    <w:family w:val="auto"/>
    <w:pitch w:val="default"/>
    <w:embedRegular r:id="rId1" w:fontKey="{1EEB1CB8-2527-4CBB-B5B1-0A33A501FB4B}"/>
    <w:embedBold r:id="rId2" w:fontKey="{943F881D-0372-4239-838F-194659653F06}"/>
    <w:embedItalic r:id="rId3" w:fontKey="{7476EB66-D230-42EE-88F8-F8DA2FECDF0E}"/>
  </w:font>
  <w:font w:name="Cambria">
    <w:panose1 w:val="02040503050406030204"/>
    <w:charset w:val="00"/>
    <w:family w:val="roman"/>
    <w:pitch w:val="variable"/>
    <w:sig w:usb0="E00006FF" w:usb1="420024FF" w:usb2="02000000" w:usb3="00000000" w:csb0="0000019F" w:csb1="00000000"/>
    <w:embedRegular r:id="rId4" w:fontKey="{0199706E-904E-413F-A267-C5C81F3464A3}"/>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embedItalic r:id="rId5" w:fontKey="{BD23CE24-BBED-4ECB-9D14-A66337AB7058}"/>
  </w:font>
  <w:font w:name="Calibri">
    <w:panose1 w:val="020F0502020204030204"/>
    <w:charset w:val="00"/>
    <w:family w:val="swiss"/>
    <w:pitch w:val="variable"/>
    <w:sig w:usb0="E4002EFF" w:usb1="C200247B" w:usb2="00000009" w:usb3="00000000" w:csb0="000001FF" w:csb1="00000000"/>
    <w:embedRegular r:id="rId6" w:fontKey="{F508E081-D358-482B-AE7F-E095008DC627}"/>
  </w:font>
</w:fonts>
</file>

<file path=word/intelligence2.xml><?xml version="1.0" encoding="utf-8"?>
<int2:intelligence xmlns:int2="http://schemas.microsoft.com/office/intelligence/2020/intelligence" xmlns:oel="http://schemas.microsoft.com/office/2019/extlst">
  <int2:observations>
    <int2:bookmark int2:bookmarkName="_Int_UUq0vSyq" int2:invalidationBookmarkName="" int2:hashCode="FbVYyK1UKd2Cfw" int2:id="9cWI15mm">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DB41C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14D5FE6"/>
    <w:multiLevelType w:val="hybridMultilevel"/>
    <w:tmpl w:val="FFFFFFFF"/>
    <w:lvl w:ilvl="0" w:tplc="71648B2C">
      <w:start w:val="1"/>
      <w:numFmt w:val="decimal"/>
      <w:lvlText w:val="%1."/>
      <w:lvlJc w:val="left"/>
      <w:pPr>
        <w:ind w:left="720" w:hanging="360"/>
      </w:pPr>
    </w:lvl>
    <w:lvl w:ilvl="1" w:tplc="8626DD36">
      <w:start w:val="1"/>
      <w:numFmt w:val="lowerLetter"/>
      <w:lvlText w:val="%2."/>
      <w:lvlJc w:val="left"/>
      <w:pPr>
        <w:ind w:left="1440" w:hanging="360"/>
      </w:pPr>
    </w:lvl>
    <w:lvl w:ilvl="2" w:tplc="109EE07C">
      <w:start w:val="1"/>
      <w:numFmt w:val="lowerRoman"/>
      <w:lvlText w:val="%3."/>
      <w:lvlJc w:val="right"/>
      <w:pPr>
        <w:ind w:left="2160" w:hanging="180"/>
      </w:pPr>
    </w:lvl>
    <w:lvl w:ilvl="3" w:tplc="6FE66340">
      <w:start w:val="1"/>
      <w:numFmt w:val="decimal"/>
      <w:lvlText w:val="%4."/>
      <w:lvlJc w:val="left"/>
      <w:pPr>
        <w:ind w:left="2880" w:hanging="360"/>
      </w:pPr>
    </w:lvl>
    <w:lvl w:ilvl="4" w:tplc="FEC8D3B0">
      <w:start w:val="1"/>
      <w:numFmt w:val="lowerLetter"/>
      <w:lvlText w:val="%5."/>
      <w:lvlJc w:val="left"/>
      <w:pPr>
        <w:ind w:left="3600" w:hanging="360"/>
      </w:pPr>
    </w:lvl>
    <w:lvl w:ilvl="5" w:tplc="A7284B8E">
      <w:start w:val="1"/>
      <w:numFmt w:val="lowerRoman"/>
      <w:lvlText w:val="%6."/>
      <w:lvlJc w:val="right"/>
      <w:pPr>
        <w:ind w:left="4320" w:hanging="180"/>
      </w:pPr>
    </w:lvl>
    <w:lvl w:ilvl="6" w:tplc="1BDE6C12">
      <w:start w:val="1"/>
      <w:numFmt w:val="decimal"/>
      <w:lvlText w:val="%7."/>
      <w:lvlJc w:val="left"/>
      <w:pPr>
        <w:ind w:left="5040" w:hanging="360"/>
      </w:pPr>
    </w:lvl>
    <w:lvl w:ilvl="7" w:tplc="746847CC">
      <w:start w:val="1"/>
      <w:numFmt w:val="lowerLetter"/>
      <w:lvlText w:val="%8."/>
      <w:lvlJc w:val="left"/>
      <w:pPr>
        <w:ind w:left="5760" w:hanging="360"/>
      </w:pPr>
    </w:lvl>
    <w:lvl w:ilvl="8" w:tplc="DDD85EBA">
      <w:start w:val="1"/>
      <w:numFmt w:val="lowerRoman"/>
      <w:lvlText w:val="%9."/>
      <w:lvlJc w:val="right"/>
      <w:pPr>
        <w:ind w:left="6480" w:hanging="180"/>
      </w:pPr>
    </w:lvl>
  </w:abstractNum>
  <w:num w:numId="1" w16cid:durableId="1228953812">
    <w:abstractNumId w:val="1"/>
  </w:num>
  <w:num w:numId="2" w16cid:durableId="2004887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19F"/>
    <w:rsid w:val="000040F5"/>
    <w:rsid w:val="0001140E"/>
    <w:rsid w:val="00017278"/>
    <w:rsid w:val="00017F67"/>
    <w:rsid w:val="00020991"/>
    <w:rsid w:val="00021AD1"/>
    <w:rsid w:val="00031E0C"/>
    <w:rsid w:val="00032494"/>
    <w:rsid w:val="0003735B"/>
    <w:rsid w:val="00037B3C"/>
    <w:rsid w:val="00041A46"/>
    <w:rsid w:val="00046174"/>
    <w:rsid w:val="000520F7"/>
    <w:rsid w:val="00053C5E"/>
    <w:rsid w:val="00054137"/>
    <w:rsid w:val="00060316"/>
    <w:rsid w:val="00066E35"/>
    <w:rsid w:val="0007327B"/>
    <w:rsid w:val="0008014C"/>
    <w:rsid w:val="00090DCC"/>
    <w:rsid w:val="000955E0"/>
    <w:rsid w:val="000A619F"/>
    <w:rsid w:val="000A7361"/>
    <w:rsid w:val="000B18E0"/>
    <w:rsid w:val="000B43FF"/>
    <w:rsid w:val="000B6DC3"/>
    <w:rsid w:val="000B7AB4"/>
    <w:rsid w:val="000C5B38"/>
    <w:rsid w:val="000D34A0"/>
    <w:rsid w:val="000D7B12"/>
    <w:rsid w:val="000E3DBB"/>
    <w:rsid w:val="000F250A"/>
    <w:rsid w:val="000F26B6"/>
    <w:rsid w:val="000F4EF7"/>
    <w:rsid w:val="000F6310"/>
    <w:rsid w:val="000F665D"/>
    <w:rsid w:val="001000E3"/>
    <w:rsid w:val="0010104F"/>
    <w:rsid w:val="001017B8"/>
    <w:rsid w:val="001034B2"/>
    <w:rsid w:val="00106A3F"/>
    <w:rsid w:val="00110E4F"/>
    <w:rsid w:val="001139A1"/>
    <w:rsid w:val="00115E8F"/>
    <w:rsid w:val="00121EF7"/>
    <w:rsid w:val="00122B49"/>
    <w:rsid w:val="00123584"/>
    <w:rsid w:val="00135EE5"/>
    <w:rsid w:val="00136DC7"/>
    <w:rsid w:val="00137FF2"/>
    <w:rsid w:val="001411D3"/>
    <w:rsid w:val="00143D2A"/>
    <w:rsid w:val="00163DEB"/>
    <w:rsid w:val="00167542"/>
    <w:rsid w:val="00167A94"/>
    <w:rsid w:val="00167D7D"/>
    <w:rsid w:val="0017036F"/>
    <w:rsid w:val="00177A3F"/>
    <w:rsid w:val="001819F2"/>
    <w:rsid w:val="00190F67"/>
    <w:rsid w:val="0019588C"/>
    <w:rsid w:val="001A1E46"/>
    <w:rsid w:val="001A4890"/>
    <w:rsid w:val="001B097C"/>
    <w:rsid w:val="001B46B6"/>
    <w:rsid w:val="001B7DDA"/>
    <w:rsid w:val="001C21BC"/>
    <w:rsid w:val="001C5E1F"/>
    <w:rsid w:val="001C7F4B"/>
    <w:rsid w:val="001D0CAD"/>
    <w:rsid w:val="001D185C"/>
    <w:rsid w:val="001D451C"/>
    <w:rsid w:val="001D7612"/>
    <w:rsid w:val="001E1122"/>
    <w:rsid w:val="001E2CEC"/>
    <w:rsid w:val="001E43A0"/>
    <w:rsid w:val="001E4737"/>
    <w:rsid w:val="001E4891"/>
    <w:rsid w:val="001E5CB3"/>
    <w:rsid w:val="001E6CB7"/>
    <w:rsid w:val="001E7879"/>
    <w:rsid w:val="001E7A1C"/>
    <w:rsid w:val="001F42A2"/>
    <w:rsid w:val="001F7CB7"/>
    <w:rsid w:val="0020111D"/>
    <w:rsid w:val="00203D42"/>
    <w:rsid w:val="00207D56"/>
    <w:rsid w:val="0022075C"/>
    <w:rsid w:val="00221163"/>
    <w:rsid w:val="0022138A"/>
    <w:rsid w:val="0022151E"/>
    <w:rsid w:val="0022414C"/>
    <w:rsid w:val="00224B33"/>
    <w:rsid w:val="0023023B"/>
    <w:rsid w:val="0023291F"/>
    <w:rsid w:val="00235592"/>
    <w:rsid w:val="00240E80"/>
    <w:rsid w:val="00244F17"/>
    <w:rsid w:val="002505E1"/>
    <w:rsid w:val="00250658"/>
    <w:rsid w:val="002516A0"/>
    <w:rsid w:val="00253CB2"/>
    <w:rsid w:val="00256C79"/>
    <w:rsid w:val="00257025"/>
    <w:rsid w:val="00262317"/>
    <w:rsid w:val="002653FA"/>
    <w:rsid w:val="002656E4"/>
    <w:rsid w:val="002719B5"/>
    <w:rsid w:val="002772C2"/>
    <w:rsid w:val="00280944"/>
    <w:rsid w:val="00283748"/>
    <w:rsid w:val="002902CA"/>
    <w:rsid w:val="0029328D"/>
    <w:rsid w:val="002960D2"/>
    <w:rsid w:val="002A247C"/>
    <w:rsid w:val="002A30EF"/>
    <w:rsid w:val="002A7EBE"/>
    <w:rsid w:val="002B0689"/>
    <w:rsid w:val="002B32BC"/>
    <w:rsid w:val="002B6FED"/>
    <w:rsid w:val="002C2CE4"/>
    <w:rsid w:val="002C32C4"/>
    <w:rsid w:val="002C4E81"/>
    <w:rsid w:val="002C5CC0"/>
    <w:rsid w:val="002C6F67"/>
    <w:rsid w:val="002D0246"/>
    <w:rsid w:val="002D4F26"/>
    <w:rsid w:val="002D63B9"/>
    <w:rsid w:val="002D759F"/>
    <w:rsid w:val="002E00F9"/>
    <w:rsid w:val="002E117A"/>
    <w:rsid w:val="002E1371"/>
    <w:rsid w:val="002E2FB6"/>
    <w:rsid w:val="002E7AA1"/>
    <w:rsid w:val="002F09D7"/>
    <w:rsid w:val="002F1979"/>
    <w:rsid w:val="002F1C35"/>
    <w:rsid w:val="002F5BEF"/>
    <w:rsid w:val="002F7DB4"/>
    <w:rsid w:val="00314289"/>
    <w:rsid w:val="003215C3"/>
    <w:rsid w:val="00322273"/>
    <w:rsid w:val="003229ED"/>
    <w:rsid w:val="00323319"/>
    <w:rsid w:val="003233C6"/>
    <w:rsid w:val="00323494"/>
    <w:rsid w:val="00323565"/>
    <w:rsid w:val="00332796"/>
    <w:rsid w:val="00334EA4"/>
    <w:rsid w:val="00335022"/>
    <w:rsid w:val="003366CB"/>
    <w:rsid w:val="00336E03"/>
    <w:rsid w:val="00337916"/>
    <w:rsid w:val="003411D8"/>
    <w:rsid w:val="00342370"/>
    <w:rsid w:val="0034502B"/>
    <w:rsid w:val="0034766D"/>
    <w:rsid w:val="00347686"/>
    <w:rsid w:val="00367399"/>
    <w:rsid w:val="00374D76"/>
    <w:rsid w:val="00376B0E"/>
    <w:rsid w:val="0037746B"/>
    <w:rsid w:val="00387DC8"/>
    <w:rsid w:val="00391A97"/>
    <w:rsid w:val="00392F66"/>
    <w:rsid w:val="003A2570"/>
    <w:rsid w:val="003A26C6"/>
    <w:rsid w:val="003A4D1E"/>
    <w:rsid w:val="003A79B6"/>
    <w:rsid w:val="003B44DE"/>
    <w:rsid w:val="003B6C8C"/>
    <w:rsid w:val="003C6063"/>
    <w:rsid w:val="003D2DB2"/>
    <w:rsid w:val="003D6539"/>
    <w:rsid w:val="003D7CF4"/>
    <w:rsid w:val="003E14D3"/>
    <w:rsid w:val="003F0DBD"/>
    <w:rsid w:val="003F382E"/>
    <w:rsid w:val="00401AD8"/>
    <w:rsid w:val="00410FD4"/>
    <w:rsid w:val="004118AC"/>
    <w:rsid w:val="004145D4"/>
    <w:rsid w:val="00414C95"/>
    <w:rsid w:val="00417E82"/>
    <w:rsid w:val="00421D77"/>
    <w:rsid w:val="004237AD"/>
    <w:rsid w:val="0042474D"/>
    <w:rsid w:val="00425F0B"/>
    <w:rsid w:val="00426340"/>
    <w:rsid w:val="00430590"/>
    <w:rsid w:val="0043183D"/>
    <w:rsid w:val="00432358"/>
    <w:rsid w:val="00432D17"/>
    <w:rsid w:val="0043729C"/>
    <w:rsid w:val="00441C34"/>
    <w:rsid w:val="004425E0"/>
    <w:rsid w:val="00452A6F"/>
    <w:rsid w:val="00452B03"/>
    <w:rsid w:val="00452F38"/>
    <w:rsid w:val="00456CF3"/>
    <w:rsid w:val="0046037B"/>
    <w:rsid w:val="00465F59"/>
    <w:rsid w:val="004711A5"/>
    <w:rsid w:val="00471BEC"/>
    <w:rsid w:val="00472416"/>
    <w:rsid w:val="00474379"/>
    <w:rsid w:val="004748A4"/>
    <w:rsid w:val="00474C15"/>
    <w:rsid w:val="0047788E"/>
    <w:rsid w:val="00487738"/>
    <w:rsid w:val="00493284"/>
    <w:rsid w:val="00495659"/>
    <w:rsid w:val="004A3045"/>
    <w:rsid w:val="004A7E35"/>
    <w:rsid w:val="004B19FD"/>
    <w:rsid w:val="004B416A"/>
    <w:rsid w:val="004C0E13"/>
    <w:rsid w:val="004C374B"/>
    <w:rsid w:val="004C5B41"/>
    <w:rsid w:val="004D408C"/>
    <w:rsid w:val="004D41CC"/>
    <w:rsid w:val="004D5C9B"/>
    <w:rsid w:val="004E0CEF"/>
    <w:rsid w:val="004E69A1"/>
    <w:rsid w:val="004E7DD5"/>
    <w:rsid w:val="004F2090"/>
    <w:rsid w:val="004F526D"/>
    <w:rsid w:val="00503671"/>
    <w:rsid w:val="0050548A"/>
    <w:rsid w:val="00515818"/>
    <w:rsid w:val="00517445"/>
    <w:rsid w:val="005223DC"/>
    <w:rsid w:val="0052285E"/>
    <w:rsid w:val="00526888"/>
    <w:rsid w:val="005272E3"/>
    <w:rsid w:val="005361FA"/>
    <w:rsid w:val="00540B0A"/>
    <w:rsid w:val="005429A8"/>
    <w:rsid w:val="00545391"/>
    <w:rsid w:val="00546D1A"/>
    <w:rsid w:val="005471ED"/>
    <w:rsid w:val="005563D0"/>
    <w:rsid w:val="00556867"/>
    <w:rsid w:val="00562723"/>
    <w:rsid w:val="00564587"/>
    <w:rsid w:val="005713E2"/>
    <w:rsid w:val="00571C99"/>
    <w:rsid w:val="005775E1"/>
    <w:rsid w:val="005775F6"/>
    <w:rsid w:val="005827EF"/>
    <w:rsid w:val="00584850"/>
    <w:rsid w:val="00586020"/>
    <w:rsid w:val="00592AC4"/>
    <w:rsid w:val="005B13B4"/>
    <w:rsid w:val="005B17FB"/>
    <w:rsid w:val="005B2D8A"/>
    <w:rsid w:val="005C127E"/>
    <w:rsid w:val="005C68AC"/>
    <w:rsid w:val="005C6CA8"/>
    <w:rsid w:val="005D14C4"/>
    <w:rsid w:val="005D4F3A"/>
    <w:rsid w:val="005D6624"/>
    <w:rsid w:val="005E0CF9"/>
    <w:rsid w:val="005E2952"/>
    <w:rsid w:val="005F283C"/>
    <w:rsid w:val="005F42A0"/>
    <w:rsid w:val="00610B98"/>
    <w:rsid w:val="006113E4"/>
    <w:rsid w:val="00612854"/>
    <w:rsid w:val="00613212"/>
    <w:rsid w:val="0061489F"/>
    <w:rsid w:val="0062056C"/>
    <w:rsid w:val="00621065"/>
    <w:rsid w:val="00621CA1"/>
    <w:rsid w:val="00623CE2"/>
    <w:rsid w:val="00626FC8"/>
    <w:rsid w:val="006312A6"/>
    <w:rsid w:val="00636B44"/>
    <w:rsid w:val="00636DB8"/>
    <w:rsid w:val="00642FDD"/>
    <w:rsid w:val="00651780"/>
    <w:rsid w:val="00654E57"/>
    <w:rsid w:val="00657208"/>
    <w:rsid w:val="006578FE"/>
    <w:rsid w:val="00666925"/>
    <w:rsid w:val="00667A9D"/>
    <w:rsid w:val="006752AF"/>
    <w:rsid w:val="006779CD"/>
    <w:rsid w:val="00677D7B"/>
    <w:rsid w:val="0068029A"/>
    <w:rsid w:val="00686F84"/>
    <w:rsid w:val="00691C23"/>
    <w:rsid w:val="0069474D"/>
    <w:rsid w:val="006964D6"/>
    <w:rsid w:val="00697EA9"/>
    <w:rsid w:val="006B29C9"/>
    <w:rsid w:val="006B73AF"/>
    <w:rsid w:val="006C0907"/>
    <w:rsid w:val="006C0F8E"/>
    <w:rsid w:val="006D3F04"/>
    <w:rsid w:val="006D5676"/>
    <w:rsid w:val="006E050A"/>
    <w:rsid w:val="006F20E3"/>
    <w:rsid w:val="006F5D33"/>
    <w:rsid w:val="006F7F1C"/>
    <w:rsid w:val="0070536C"/>
    <w:rsid w:val="00705378"/>
    <w:rsid w:val="00714F0A"/>
    <w:rsid w:val="00716472"/>
    <w:rsid w:val="00716AFB"/>
    <w:rsid w:val="0071769D"/>
    <w:rsid w:val="00722896"/>
    <w:rsid w:val="00723E21"/>
    <w:rsid w:val="007311FB"/>
    <w:rsid w:val="007357F7"/>
    <w:rsid w:val="0074228B"/>
    <w:rsid w:val="007432EC"/>
    <w:rsid w:val="00744972"/>
    <w:rsid w:val="00745116"/>
    <w:rsid w:val="00752DD8"/>
    <w:rsid w:val="00756E4B"/>
    <w:rsid w:val="00757125"/>
    <w:rsid w:val="00761687"/>
    <w:rsid w:val="00762144"/>
    <w:rsid w:val="007704B0"/>
    <w:rsid w:val="0077100D"/>
    <w:rsid w:val="0077121F"/>
    <w:rsid w:val="00772951"/>
    <w:rsid w:val="00783622"/>
    <w:rsid w:val="00785478"/>
    <w:rsid w:val="00793A63"/>
    <w:rsid w:val="00793DC9"/>
    <w:rsid w:val="007A076F"/>
    <w:rsid w:val="007A1D3D"/>
    <w:rsid w:val="007A21CC"/>
    <w:rsid w:val="007A5C9A"/>
    <w:rsid w:val="007B1158"/>
    <w:rsid w:val="007B19D2"/>
    <w:rsid w:val="007B2039"/>
    <w:rsid w:val="007B4EA4"/>
    <w:rsid w:val="007B64E1"/>
    <w:rsid w:val="007C4569"/>
    <w:rsid w:val="007C5897"/>
    <w:rsid w:val="007C657B"/>
    <w:rsid w:val="007C6AA4"/>
    <w:rsid w:val="007D042E"/>
    <w:rsid w:val="007D2CC5"/>
    <w:rsid w:val="007D3BCA"/>
    <w:rsid w:val="007D3C6E"/>
    <w:rsid w:val="007D4739"/>
    <w:rsid w:val="007D6D7C"/>
    <w:rsid w:val="007E25E3"/>
    <w:rsid w:val="007F44A8"/>
    <w:rsid w:val="007F7F1A"/>
    <w:rsid w:val="0080183A"/>
    <w:rsid w:val="00804BCD"/>
    <w:rsid w:val="00810498"/>
    <w:rsid w:val="00810736"/>
    <w:rsid w:val="00810B0D"/>
    <w:rsid w:val="00811F7F"/>
    <w:rsid w:val="00812426"/>
    <w:rsid w:val="00824CC3"/>
    <w:rsid w:val="00832D49"/>
    <w:rsid w:val="008343B5"/>
    <w:rsid w:val="0083501E"/>
    <w:rsid w:val="00844680"/>
    <w:rsid w:val="00856733"/>
    <w:rsid w:val="008574B9"/>
    <w:rsid w:val="00862DC2"/>
    <w:rsid w:val="00863E6B"/>
    <w:rsid w:val="008745C2"/>
    <w:rsid w:val="00875919"/>
    <w:rsid w:val="008775D6"/>
    <w:rsid w:val="008831F7"/>
    <w:rsid w:val="00883FA4"/>
    <w:rsid w:val="00896F19"/>
    <w:rsid w:val="0089772F"/>
    <w:rsid w:val="008A27DA"/>
    <w:rsid w:val="008A3B80"/>
    <w:rsid w:val="008A3CD0"/>
    <w:rsid w:val="008A4F15"/>
    <w:rsid w:val="008A6290"/>
    <w:rsid w:val="008A6723"/>
    <w:rsid w:val="008AAC4F"/>
    <w:rsid w:val="008B0DE3"/>
    <w:rsid w:val="008B50AD"/>
    <w:rsid w:val="008B6AF4"/>
    <w:rsid w:val="008C46BB"/>
    <w:rsid w:val="008C6C40"/>
    <w:rsid w:val="008E6D78"/>
    <w:rsid w:val="008F613B"/>
    <w:rsid w:val="008F69D2"/>
    <w:rsid w:val="008F7589"/>
    <w:rsid w:val="00900503"/>
    <w:rsid w:val="009064BA"/>
    <w:rsid w:val="00907F60"/>
    <w:rsid w:val="00914D6B"/>
    <w:rsid w:val="0092012F"/>
    <w:rsid w:val="00944372"/>
    <w:rsid w:val="00945418"/>
    <w:rsid w:val="009537BE"/>
    <w:rsid w:val="00955B6A"/>
    <w:rsid w:val="00957178"/>
    <w:rsid w:val="00964DDC"/>
    <w:rsid w:val="00974F7A"/>
    <w:rsid w:val="009751C5"/>
    <w:rsid w:val="00980351"/>
    <w:rsid w:val="00981978"/>
    <w:rsid w:val="00982A49"/>
    <w:rsid w:val="00983323"/>
    <w:rsid w:val="00984213"/>
    <w:rsid w:val="009844F5"/>
    <w:rsid w:val="00984D43"/>
    <w:rsid w:val="009872A0"/>
    <w:rsid w:val="009931A1"/>
    <w:rsid w:val="0099398E"/>
    <w:rsid w:val="00996179"/>
    <w:rsid w:val="009A1179"/>
    <w:rsid w:val="009A39F8"/>
    <w:rsid w:val="009A431C"/>
    <w:rsid w:val="009A6D63"/>
    <w:rsid w:val="009B1574"/>
    <w:rsid w:val="009B6F89"/>
    <w:rsid w:val="009C4569"/>
    <w:rsid w:val="009D3C73"/>
    <w:rsid w:val="009D44EE"/>
    <w:rsid w:val="009D4868"/>
    <w:rsid w:val="009F035A"/>
    <w:rsid w:val="00A0169A"/>
    <w:rsid w:val="00A03A96"/>
    <w:rsid w:val="00A07FA9"/>
    <w:rsid w:val="00A1369A"/>
    <w:rsid w:val="00A16AB9"/>
    <w:rsid w:val="00A17031"/>
    <w:rsid w:val="00A204DE"/>
    <w:rsid w:val="00A228B5"/>
    <w:rsid w:val="00A25E29"/>
    <w:rsid w:val="00A321B6"/>
    <w:rsid w:val="00A41DE5"/>
    <w:rsid w:val="00A44E92"/>
    <w:rsid w:val="00A475F2"/>
    <w:rsid w:val="00A514A9"/>
    <w:rsid w:val="00A6524A"/>
    <w:rsid w:val="00A66BB6"/>
    <w:rsid w:val="00A70B12"/>
    <w:rsid w:val="00A75EBD"/>
    <w:rsid w:val="00A77480"/>
    <w:rsid w:val="00A87B35"/>
    <w:rsid w:val="00A90DBC"/>
    <w:rsid w:val="00A947AA"/>
    <w:rsid w:val="00A94D9E"/>
    <w:rsid w:val="00A969AF"/>
    <w:rsid w:val="00AA1066"/>
    <w:rsid w:val="00AA10B9"/>
    <w:rsid w:val="00AA376A"/>
    <w:rsid w:val="00AA5A15"/>
    <w:rsid w:val="00AA5D07"/>
    <w:rsid w:val="00AA6F7D"/>
    <w:rsid w:val="00AB0C9D"/>
    <w:rsid w:val="00AB1D70"/>
    <w:rsid w:val="00AB4C56"/>
    <w:rsid w:val="00AB5228"/>
    <w:rsid w:val="00AB6DF6"/>
    <w:rsid w:val="00AC55E4"/>
    <w:rsid w:val="00AC7C86"/>
    <w:rsid w:val="00AD1D6F"/>
    <w:rsid w:val="00AD297F"/>
    <w:rsid w:val="00AD78EA"/>
    <w:rsid w:val="00AE63C3"/>
    <w:rsid w:val="00AE7D09"/>
    <w:rsid w:val="00AF010E"/>
    <w:rsid w:val="00AF1F82"/>
    <w:rsid w:val="00AF48E7"/>
    <w:rsid w:val="00AF5F91"/>
    <w:rsid w:val="00B0191E"/>
    <w:rsid w:val="00B0392D"/>
    <w:rsid w:val="00B03E6E"/>
    <w:rsid w:val="00B10134"/>
    <w:rsid w:val="00B10C11"/>
    <w:rsid w:val="00B17274"/>
    <w:rsid w:val="00B2007A"/>
    <w:rsid w:val="00B260D8"/>
    <w:rsid w:val="00B34305"/>
    <w:rsid w:val="00B47F21"/>
    <w:rsid w:val="00B557FE"/>
    <w:rsid w:val="00B55AFB"/>
    <w:rsid w:val="00B64840"/>
    <w:rsid w:val="00B70F6D"/>
    <w:rsid w:val="00B74143"/>
    <w:rsid w:val="00B74459"/>
    <w:rsid w:val="00B77E7A"/>
    <w:rsid w:val="00B77F04"/>
    <w:rsid w:val="00B819F4"/>
    <w:rsid w:val="00B82CB3"/>
    <w:rsid w:val="00B87C65"/>
    <w:rsid w:val="00B9222F"/>
    <w:rsid w:val="00B926D3"/>
    <w:rsid w:val="00B94DD6"/>
    <w:rsid w:val="00B94E8F"/>
    <w:rsid w:val="00BA2AAE"/>
    <w:rsid w:val="00BB056B"/>
    <w:rsid w:val="00BB3538"/>
    <w:rsid w:val="00BC22EF"/>
    <w:rsid w:val="00BC6A75"/>
    <w:rsid w:val="00BC7711"/>
    <w:rsid w:val="00BD6FC9"/>
    <w:rsid w:val="00BE176C"/>
    <w:rsid w:val="00BF1173"/>
    <w:rsid w:val="00BF2A78"/>
    <w:rsid w:val="00BF6312"/>
    <w:rsid w:val="00BF7BC3"/>
    <w:rsid w:val="00C00533"/>
    <w:rsid w:val="00C00B14"/>
    <w:rsid w:val="00C02C95"/>
    <w:rsid w:val="00C032AF"/>
    <w:rsid w:val="00C074C8"/>
    <w:rsid w:val="00C11F33"/>
    <w:rsid w:val="00C1654C"/>
    <w:rsid w:val="00C176A7"/>
    <w:rsid w:val="00C214F9"/>
    <w:rsid w:val="00C34E90"/>
    <w:rsid w:val="00C363C5"/>
    <w:rsid w:val="00C36B17"/>
    <w:rsid w:val="00C37C16"/>
    <w:rsid w:val="00C400FA"/>
    <w:rsid w:val="00C408E2"/>
    <w:rsid w:val="00C44D3C"/>
    <w:rsid w:val="00C450FF"/>
    <w:rsid w:val="00C53FC8"/>
    <w:rsid w:val="00C62134"/>
    <w:rsid w:val="00C64A1C"/>
    <w:rsid w:val="00C668C8"/>
    <w:rsid w:val="00C70BE5"/>
    <w:rsid w:val="00C73BF0"/>
    <w:rsid w:val="00C768D8"/>
    <w:rsid w:val="00C82E7D"/>
    <w:rsid w:val="00C8452F"/>
    <w:rsid w:val="00C86F83"/>
    <w:rsid w:val="00C90B13"/>
    <w:rsid w:val="00C937BA"/>
    <w:rsid w:val="00C93A8F"/>
    <w:rsid w:val="00CA24B3"/>
    <w:rsid w:val="00CA4EAE"/>
    <w:rsid w:val="00CA4F60"/>
    <w:rsid w:val="00CA629E"/>
    <w:rsid w:val="00CA6D21"/>
    <w:rsid w:val="00CA7D29"/>
    <w:rsid w:val="00CB76F6"/>
    <w:rsid w:val="00CC1BF2"/>
    <w:rsid w:val="00CC2577"/>
    <w:rsid w:val="00CD0B83"/>
    <w:rsid w:val="00CD1F98"/>
    <w:rsid w:val="00CD3119"/>
    <w:rsid w:val="00CD3B50"/>
    <w:rsid w:val="00CE0240"/>
    <w:rsid w:val="00CE24BC"/>
    <w:rsid w:val="00CE4D62"/>
    <w:rsid w:val="00CF11C8"/>
    <w:rsid w:val="00CF125C"/>
    <w:rsid w:val="00CF23B2"/>
    <w:rsid w:val="00D014C6"/>
    <w:rsid w:val="00D01E08"/>
    <w:rsid w:val="00D03FEE"/>
    <w:rsid w:val="00D067C0"/>
    <w:rsid w:val="00D10512"/>
    <w:rsid w:val="00D1791C"/>
    <w:rsid w:val="00D21DFF"/>
    <w:rsid w:val="00D2566C"/>
    <w:rsid w:val="00D3408C"/>
    <w:rsid w:val="00D417ED"/>
    <w:rsid w:val="00D46540"/>
    <w:rsid w:val="00D46E9A"/>
    <w:rsid w:val="00D5394E"/>
    <w:rsid w:val="00D649D6"/>
    <w:rsid w:val="00D6673D"/>
    <w:rsid w:val="00D727D8"/>
    <w:rsid w:val="00D72CD5"/>
    <w:rsid w:val="00D77090"/>
    <w:rsid w:val="00D80369"/>
    <w:rsid w:val="00D8106D"/>
    <w:rsid w:val="00D844FB"/>
    <w:rsid w:val="00D85439"/>
    <w:rsid w:val="00D90AB1"/>
    <w:rsid w:val="00D95DC8"/>
    <w:rsid w:val="00D96F7F"/>
    <w:rsid w:val="00DA1E05"/>
    <w:rsid w:val="00DA5C20"/>
    <w:rsid w:val="00DA5EDE"/>
    <w:rsid w:val="00DA63B2"/>
    <w:rsid w:val="00DB1B4A"/>
    <w:rsid w:val="00DB6210"/>
    <w:rsid w:val="00DB7595"/>
    <w:rsid w:val="00DC3C5F"/>
    <w:rsid w:val="00DC5490"/>
    <w:rsid w:val="00DD37B0"/>
    <w:rsid w:val="00DE0612"/>
    <w:rsid w:val="00DE1C27"/>
    <w:rsid w:val="00DF0F48"/>
    <w:rsid w:val="00DF33A2"/>
    <w:rsid w:val="00DF3D05"/>
    <w:rsid w:val="00DF3E19"/>
    <w:rsid w:val="00DF6C3B"/>
    <w:rsid w:val="00DF7609"/>
    <w:rsid w:val="00E01C74"/>
    <w:rsid w:val="00E021E9"/>
    <w:rsid w:val="00E07EE6"/>
    <w:rsid w:val="00E10D98"/>
    <w:rsid w:val="00E12034"/>
    <w:rsid w:val="00E15819"/>
    <w:rsid w:val="00E158B0"/>
    <w:rsid w:val="00E16397"/>
    <w:rsid w:val="00E2535D"/>
    <w:rsid w:val="00E2572E"/>
    <w:rsid w:val="00E25A0D"/>
    <w:rsid w:val="00E27440"/>
    <w:rsid w:val="00E33362"/>
    <w:rsid w:val="00E40CDB"/>
    <w:rsid w:val="00E42286"/>
    <w:rsid w:val="00E42701"/>
    <w:rsid w:val="00E440C7"/>
    <w:rsid w:val="00E52770"/>
    <w:rsid w:val="00E54B09"/>
    <w:rsid w:val="00E61EB5"/>
    <w:rsid w:val="00E64610"/>
    <w:rsid w:val="00E672A0"/>
    <w:rsid w:val="00E75EC1"/>
    <w:rsid w:val="00E8380D"/>
    <w:rsid w:val="00E95375"/>
    <w:rsid w:val="00E95EFC"/>
    <w:rsid w:val="00E97E82"/>
    <w:rsid w:val="00EA0FA5"/>
    <w:rsid w:val="00EA64ED"/>
    <w:rsid w:val="00EB6E57"/>
    <w:rsid w:val="00EC0754"/>
    <w:rsid w:val="00EC1975"/>
    <w:rsid w:val="00ED0757"/>
    <w:rsid w:val="00ED2B17"/>
    <w:rsid w:val="00ED49E2"/>
    <w:rsid w:val="00ED681C"/>
    <w:rsid w:val="00ED6C4E"/>
    <w:rsid w:val="00EE3B0C"/>
    <w:rsid w:val="00EE3E7C"/>
    <w:rsid w:val="00EE6352"/>
    <w:rsid w:val="00EF142E"/>
    <w:rsid w:val="00EF4112"/>
    <w:rsid w:val="00EF62A3"/>
    <w:rsid w:val="00EF64C9"/>
    <w:rsid w:val="00EF69EB"/>
    <w:rsid w:val="00F024CF"/>
    <w:rsid w:val="00F047A4"/>
    <w:rsid w:val="00F04F9C"/>
    <w:rsid w:val="00F06D6F"/>
    <w:rsid w:val="00F078D2"/>
    <w:rsid w:val="00F07C7F"/>
    <w:rsid w:val="00F07DB9"/>
    <w:rsid w:val="00F14A71"/>
    <w:rsid w:val="00F2205E"/>
    <w:rsid w:val="00F22BC8"/>
    <w:rsid w:val="00F244A5"/>
    <w:rsid w:val="00F30374"/>
    <w:rsid w:val="00F324F3"/>
    <w:rsid w:val="00F36873"/>
    <w:rsid w:val="00F408A0"/>
    <w:rsid w:val="00F421C8"/>
    <w:rsid w:val="00F45EC5"/>
    <w:rsid w:val="00F51EFB"/>
    <w:rsid w:val="00F540C3"/>
    <w:rsid w:val="00F55757"/>
    <w:rsid w:val="00F57142"/>
    <w:rsid w:val="00F63853"/>
    <w:rsid w:val="00F65077"/>
    <w:rsid w:val="00F70A18"/>
    <w:rsid w:val="00F737B9"/>
    <w:rsid w:val="00F75BF6"/>
    <w:rsid w:val="00F84300"/>
    <w:rsid w:val="00F8587E"/>
    <w:rsid w:val="00F858B7"/>
    <w:rsid w:val="00F85BF5"/>
    <w:rsid w:val="00F86217"/>
    <w:rsid w:val="00F93D2E"/>
    <w:rsid w:val="00F97F59"/>
    <w:rsid w:val="00FA2954"/>
    <w:rsid w:val="00FB1092"/>
    <w:rsid w:val="00FB2FDE"/>
    <w:rsid w:val="00FC1E32"/>
    <w:rsid w:val="00FC272E"/>
    <w:rsid w:val="00FD1C85"/>
    <w:rsid w:val="00FD5A6A"/>
    <w:rsid w:val="00FE25CB"/>
    <w:rsid w:val="00FE2C35"/>
    <w:rsid w:val="00FE506C"/>
    <w:rsid w:val="00FE6072"/>
    <w:rsid w:val="00FE7DF2"/>
    <w:rsid w:val="00FF0462"/>
    <w:rsid w:val="00FF434F"/>
    <w:rsid w:val="0134A1E7"/>
    <w:rsid w:val="0216B362"/>
    <w:rsid w:val="025689B9"/>
    <w:rsid w:val="0264F166"/>
    <w:rsid w:val="02D2383B"/>
    <w:rsid w:val="02D8D462"/>
    <w:rsid w:val="03CCB90C"/>
    <w:rsid w:val="03EAE4ED"/>
    <w:rsid w:val="0439E19D"/>
    <w:rsid w:val="04A7FC88"/>
    <w:rsid w:val="04C3289D"/>
    <w:rsid w:val="051A31AD"/>
    <w:rsid w:val="057105C8"/>
    <w:rsid w:val="05D210E6"/>
    <w:rsid w:val="0687D34B"/>
    <w:rsid w:val="06C50CDF"/>
    <w:rsid w:val="070BCE46"/>
    <w:rsid w:val="085180DE"/>
    <w:rsid w:val="08B3EA4C"/>
    <w:rsid w:val="08B61628"/>
    <w:rsid w:val="08BF8578"/>
    <w:rsid w:val="08F26B3E"/>
    <w:rsid w:val="091F1112"/>
    <w:rsid w:val="09A24602"/>
    <w:rsid w:val="0B4B3014"/>
    <w:rsid w:val="0B7BD763"/>
    <w:rsid w:val="0B9EADC4"/>
    <w:rsid w:val="0BF861FB"/>
    <w:rsid w:val="0CA544AD"/>
    <w:rsid w:val="0CB87B5A"/>
    <w:rsid w:val="0D34B8A2"/>
    <w:rsid w:val="0D4BA339"/>
    <w:rsid w:val="0D640BFD"/>
    <w:rsid w:val="0DCCBC45"/>
    <w:rsid w:val="0E385138"/>
    <w:rsid w:val="0E5BC9F2"/>
    <w:rsid w:val="0E5DE399"/>
    <w:rsid w:val="0E91D68D"/>
    <w:rsid w:val="0F206767"/>
    <w:rsid w:val="0F74CD35"/>
    <w:rsid w:val="0FB2033C"/>
    <w:rsid w:val="1016B77A"/>
    <w:rsid w:val="10638CC5"/>
    <w:rsid w:val="10D85129"/>
    <w:rsid w:val="117EDD3D"/>
    <w:rsid w:val="118E50EB"/>
    <w:rsid w:val="11D49C21"/>
    <w:rsid w:val="122E52E4"/>
    <w:rsid w:val="134E4266"/>
    <w:rsid w:val="13D58653"/>
    <w:rsid w:val="143D5D01"/>
    <w:rsid w:val="14A56050"/>
    <w:rsid w:val="14BF5EB4"/>
    <w:rsid w:val="1539FA7D"/>
    <w:rsid w:val="15DF32E7"/>
    <w:rsid w:val="160D752D"/>
    <w:rsid w:val="1610F454"/>
    <w:rsid w:val="166EB876"/>
    <w:rsid w:val="16A36090"/>
    <w:rsid w:val="170690D1"/>
    <w:rsid w:val="17727A33"/>
    <w:rsid w:val="17C52868"/>
    <w:rsid w:val="181326DD"/>
    <w:rsid w:val="189D7882"/>
    <w:rsid w:val="18A46EBA"/>
    <w:rsid w:val="18C10015"/>
    <w:rsid w:val="18D46E61"/>
    <w:rsid w:val="1993DD33"/>
    <w:rsid w:val="19A56D27"/>
    <w:rsid w:val="1AAB22DB"/>
    <w:rsid w:val="1B13D112"/>
    <w:rsid w:val="1B65855B"/>
    <w:rsid w:val="1B9EF0FA"/>
    <w:rsid w:val="1BD5D3D7"/>
    <w:rsid w:val="1D5E9A25"/>
    <w:rsid w:val="1D6C9BC0"/>
    <w:rsid w:val="1DB3E138"/>
    <w:rsid w:val="1E26AE17"/>
    <w:rsid w:val="1E32EAF8"/>
    <w:rsid w:val="1E3B5BB3"/>
    <w:rsid w:val="1E9E9504"/>
    <w:rsid w:val="1EE99FE1"/>
    <w:rsid w:val="1EE9FA9D"/>
    <w:rsid w:val="1FB3CB6D"/>
    <w:rsid w:val="20A943F7"/>
    <w:rsid w:val="20E2B113"/>
    <w:rsid w:val="21273F81"/>
    <w:rsid w:val="214CDDF6"/>
    <w:rsid w:val="21B3503A"/>
    <w:rsid w:val="21F5C3CB"/>
    <w:rsid w:val="22CAAC2D"/>
    <w:rsid w:val="2318E24C"/>
    <w:rsid w:val="237A9D93"/>
    <w:rsid w:val="2424AF9C"/>
    <w:rsid w:val="247B554D"/>
    <w:rsid w:val="2482860E"/>
    <w:rsid w:val="24A27438"/>
    <w:rsid w:val="24EA7E21"/>
    <w:rsid w:val="251E573F"/>
    <w:rsid w:val="25A786CE"/>
    <w:rsid w:val="25C3E64E"/>
    <w:rsid w:val="260BBD41"/>
    <w:rsid w:val="267BB2A4"/>
    <w:rsid w:val="267DB4B3"/>
    <w:rsid w:val="26CAD598"/>
    <w:rsid w:val="28D4FBD4"/>
    <w:rsid w:val="28E536F0"/>
    <w:rsid w:val="293827B8"/>
    <w:rsid w:val="29716AF4"/>
    <w:rsid w:val="2A36AD77"/>
    <w:rsid w:val="2A75D93E"/>
    <w:rsid w:val="2B3BB50C"/>
    <w:rsid w:val="2B583962"/>
    <w:rsid w:val="2B6EC4B8"/>
    <w:rsid w:val="2C4AE0CA"/>
    <w:rsid w:val="2C788653"/>
    <w:rsid w:val="2CCF036D"/>
    <w:rsid w:val="2CE74788"/>
    <w:rsid w:val="2D59765A"/>
    <w:rsid w:val="2DA4378B"/>
    <w:rsid w:val="2DCAEF6D"/>
    <w:rsid w:val="2E52F2A7"/>
    <w:rsid w:val="2F289A05"/>
    <w:rsid w:val="2F8DD7FC"/>
    <w:rsid w:val="300A0EE0"/>
    <w:rsid w:val="30D25907"/>
    <w:rsid w:val="30FF38AC"/>
    <w:rsid w:val="31290000"/>
    <w:rsid w:val="314D8A00"/>
    <w:rsid w:val="31505C74"/>
    <w:rsid w:val="317E2816"/>
    <w:rsid w:val="319D2566"/>
    <w:rsid w:val="31DF9496"/>
    <w:rsid w:val="320C4AC5"/>
    <w:rsid w:val="3282FDF8"/>
    <w:rsid w:val="32DB647F"/>
    <w:rsid w:val="33DA48D6"/>
    <w:rsid w:val="346E3459"/>
    <w:rsid w:val="348722F8"/>
    <w:rsid w:val="348E1E77"/>
    <w:rsid w:val="34C84E3F"/>
    <w:rsid w:val="3520775F"/>
    <w:rsid w:val="355B70C5"/>
    <w:rsid w:val="36E10D01"/>
    <w:rsid w:val="3730E75B"/>
    <w:rsid w:val="374D14B8"/>
    <w:rsid w:val="37CD8D96"/>
    <w:rsid w:val="37F5E2AE"/>
    <w:rsid w:val="38F2417D"/>
    <w:rsid w:val="39647070"/>
    <w:rsid w:val="398CA3ED"/>
    <w:rsid w:val="39D9E5B9"/>
    <w:rsid w:val="3AB1930F"/>
    <w:rsid w:val="3AB73BD7"/>
    <w:rsid w:val="3B20A329"/>
    <w:rsid w:val="3B2A436D"/>
    <w:rsid w:val="3B7E4C1B"/>
    <w:rsid w:val="3BAFD9C4"/>
    <w:rsid w:val="3BDA5818"/>
    <w:rsid w:val="3C5481AC"/>
    <w:rsid w:val="3C612547"/>
    <w:rsid w:val="3D413CD9"/>
    <w:rsid w:val="3DA79096"/>
    <w:rsid w:val="3E017026"/>
    <w:rsid w:val="3E2E32FC"/>
    <w:rsid w:val="3E7DD3D9"/>
    <w:rsid w:val="3FA38407"/>
    <w:rsid w:val="3FD50B48"/>
    <w:rsid w:val="3FDEA066"/>
    <w:rsid w:val="4041947D"/>
    <w:rsid w:val="40757C56"/>
    <w:rsid w:val="4103D18F"/>
    <w:rsid w:val="423C17BE"/>
    <w:rsid w:val="42B2A182"/>
    <w:rsid w:val="42B85C9F"/>
    <w:rsid w:val="43DBE0F6"/>
    <w:rsid w:val="444F40BE"/>
    <w:rsid w:val="4487EF82"/>
    <w:rsid w:val="44E95B2A"/>
    <w:rsid w:val="450F8400"/>
    <w:rsid w:val="4575F82A"/>
    <w:rsid w:val="46394142"/>
    <w:rsid w:val="4665A753"/>
    <w:rsid w:val="46A02550"/>
    <w:rsid w:val="46B65197"/>
    <w:rsid w:val="4709F678"/>
    <w:rsid w:val="47F90713"/>
    <w:rsid w:val="4918B535"/>
    <w:rsid w:val="49C789C9"/>
    <w:rsid w:val="4A2D593C"/>
    <w:rsid w:val="4AD0DD2F"/>
    <w:rsid w:val="4B64F2FE"/>
    <w:rsid w:val="4B80565C"/>
    <w:rsid w:val="4BD40FC3"/>
    <w:rsid w:val="4CD26A29"/>
    <w:rsid w:val="4D375A41"/>
    <w:rsid w:val="4D757368"/>
    <w:rsid w:val="4E2EEDEA"/>
    <w:rsid w:val="4E3AE64A"/>
    <w:rsid w:val="4ED3775F"/>
    <w:rsid w:val="4ED8DF82"/>
    <w:rsid w:val="4F827A44"/>
    <w:rsid w:val="4FA60884"/>
    <w:rsid w:val="4FB41F4F"/>
    <w:rsid w:val="4FEA3B91"/>
    <w:rsid w:val="506C8304"/>
    <w:rsid w:val="5072E4C5"/>
    <w:rsid w:val="50950EC7"/>
    <w:rsid w:val="51D85F6C"/>
    <w:rsid w:val="52D60305"/>
    <w:rsid w:val="52F93BA0"/>
    <w:rsid w:val="53233774"/>
    <w:rsid w:val="53605BA4"/>
    <w:rsid w:val="53DF19E1"/>
    <w:rsid w:val="55500985"/>
    <w:rsid w:val="5675D31A"/>
    <w:rsid w:val="56781053"/>
    <w:rsid w:val="56DBB7F5"/>
    <w:rsid w:val="56E6F209"/>
    <w:rsid w:val="570125E5"/>
    <w:rsid w:val="576D20FC"/>
    <w:rsid w:val="58446373"/>
    <w:rsid w:val="59AB92A2"/>
    <w:rsid w:val="5A08B366"/>
    <w:rsid w:val="5A6AC31B"/>
    <w:rsid w:val="5A8DB87F"/>
    <w:rsid w:val="5A99714A"/>
    <w:rsid w:val="5B14AFF1"/>
    <w:rsid w:val="5BA0BD30"/>
    <w:rsid w:val="5CDBB0EB"/>
    <w:rsid w:val="5CEEC37C"/>
    <w:rsid w:val="5D17A154"/>
    <w:rsid w:val="5D267B2C"/>
    <w:rsid w:val="5E9932CE"/>
    <w:rsid w:val="5EDD8F64"/>
    <w:rsid w:val="601E72C8"/>
    <w:rsid w:val="60B8503A"/>
    <w:rsid w:val="6113CDE7"/>
    <w:rsid w:val="61808158"/>
    <w:rsid w:val="618A674A"/>
    <w:rsid w:val="61B77634"/>
    <w:rsid w:val="62937F4E"/>
    <w:rsid w:val="62C78C23"/>
    <w:rsid w:val="63E6C6AD"/>
    <w:rsid w:val="6473FA34"/>
    <w:rsid w:val="66A34CD7"/>
    <w:rsid w:val="67770FAD"/>
    <w:rsid w:val="67C80990"/>
    <w:rsid w:val="67F065EE"/>
    <w:rsid w:val="6837BBA7"/>
    <w:rsid w:val="686096D1"/>
    <w:rsid w:val="68782480"/>
    <w:rsid w:val="6994413F"/>
    <w:rsid w:val="69D404AA"/>
    <w:rsid w:val="6A438EC2"/>
    <w:rsid w:val="6AF6112B"/>
    <w:rsid w:val="6B69DC57"/>
    <w:rsid w:val="6C2733EE"/>
    <w:rsid w:val="6D15884E"/>
    <w:rsid w:val="6DAE2682"/>
    <w:rsid w:val="6DB93F6F"/>
    <w:rsid w:val="6DCD8071"/>
    <w:rsid w:val="6E383BA3"/>
    <w:rsid w:val="6E6CEE2F"/>
    <w:rsid w:val="6E9953B0"/>
    <w:rsid w:val="6F6E51B3"/>
    <w:rsid w:val="70383AE4"/>
    <w:rsid w:val="705B2A3C"/>
    <w:rsid w:val="70B56323"/>
    <w:rsid w:val="712DD983"/>
    <w:rsid w:val="71B955C9"/>
    <w:rsid w:val="72C9EED6"/>
    <w:rsid w:val="733C922C"/>
    <w:rsid w:val="73C9A607"/>
    <w:rsid w:val="73E8326D"/>
    <w:rsid w:val="768C385C"/>
    <w:rsid w:val="76AF9BA1"/>
    <w:rsid w:val="76D75FAD"/>
    <w:rsid w:val="76FD1BD5"/>
    <w:rsid w:val="770DA465"/>
    <w:rsid w:val="7738501F"/>
    <w:rsid w:val="78452B7B"/>
    <w:rsid w:val="78484909"/>
    <w:rsid w:val="7849683C"/>
    <w:rsid w:val="78FCD552"/>
    <w:rsid w:val="7957146A"/>
    <w:rsid w:val="7A2A1F24"/>
    <w:rsid w:val="7A4C0C49"/>
    <w:rsid w:val="7A63F9ED"/>
    <w:rsid w:val="7B07BF8D"/>
    <w:rsid w:val="7B9137B9"/>
    <w:rsid w:val="7C26A87D"/>
    <w:rsid w:val="7C3C6194"/>
    <w:rsid w:val="7DE9C548"/>
    <w:rsid w:val="7E0BFDD6"/>
    <w:rsid w:val="7EF892F0"/>
    <w:rsid w:val="7FAF8B2F"/>
    <w:rsid w:val="7FE285B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77547"/>
  <w15:docId w15:val="{583FA3B3-3923-49F3-83E5-2D412645B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spacing w:before="180" w:after="180"/>
      <w:outlineLvl w:val="0"/>
    </w:pPr>
    <w:rPr>
      <w:rFonts w:ascii="Proxima Nova" w:eastAsia="Proxima Nova" w:hAnsi="Proxima Nova" w:cs="Proxima Nova"/>
      <w:b/>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ListParagraph">
    <w:name w:val="List Paragraph"/>
    <w:basedOn w:val="Normal"/>
    <w:uiPriority w:val="34"/>
    <w:qFormat/>
    <w:rsid w:val="00FF0462"/>
    <w:pPr>
      <w:ind w:left="720"/>
      <w:contextualSpacing/>
    </w:pPr>
  </w:style>
  <w:style w:type="table" w:styleId="TableGrid">
    <w:name w:val="Table Grid"/>
    <w:basedOn w:val="TableNormal"/>
    <w:uiPriority w:val="39"/>
    <w:rsid w:val="00955B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semiHidden/>
    <w:unhideWhenUsed/>
    <w:rsid w:val="00E75EC1"/>
    <w:pPr>
      <w:numPr>
        <w:numId w:val="2"/>
      </w:numPr>
      <w:tabs>
        <w:tab w:val="clear" w:pos="360"/>
      </w:tabs>
      <w:spacing w:after="200"/>
      <w:ind w:left="0" w:firstLine="0"/>
      <w:contextualSpacing/>
    </w:pPr>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9.png"/><Relationship Id="rId42" Type="http://schemas.openxmlformats.org/officeDocument/2006/relationships/customXml" Target="ink/ink19.xm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customXml" Target="ink/ink32.xml"/><Relationship Id="rId84" Type="http://schemas.openxmlformats.org/officeDocument/2006/relationships/customXml" Target="ink/ink40.xml"/><Relationship Id="rId89" Type="http://schemas.openxmlformats.org/officeDocument/2006/relationships/image" Target="media/image43.png"/><Relationship Id="rId16" Type="http://schemas.openxmlformats.org/officeDocument/2006/relationships/customXml" Target="ink/ink6.xml"/><Relationship Id="rId11" Type="http://schemas.openxmlformats.org/officeDocument/2006/relationships/image" Target="media/image4.png"/><Relationship Id="rId32" Type="http://schemas.openxmlformats.org/officeDocument/2006/relationships/customXml" Target="ink/ink14.xm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customXml" Target="ink/ink27.xml"/><Relationship Id="rId74" Type="http://schemas.openxmlformats.org/officeDocument/2006/relationships/customXml" Target="ink/ink35.xml"/><Relationship Id="rId79" Type="http://schemas.openxmlformats.org/officeDocument/2006/relationships/image" Target="media/image38.png"/><Relationship Id="rId5" Type="http://schemas.openxmlformats.org/officeDocument/2006/relationships/image" Target="media/image1.png"/><Relationship Id="rId90" Type="http://schemas.openxmlformats.org/officeDocument/2006/relationships/customXml" Target="ink/ink43.xml"/><Relationship Id="rId95" Type="http://schemas.microsoft.com/office/2020/10/relationships/intelligence" Target="intelligence2.xml"/><Relationship Id="rId22" Type="http://schemas.openxmlformats.org/officeDocument/2006/relationships/customXml" Target="ink/ink9.xml"/><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22.xml"/><Relationship Id="rId64" Type="http://schemas.openxmlformats.org/officeDocument/2006/relationships/customXml" Target="ink/ink30.xml"/><Relationship Id="rId69" Type="http://schemas.openxmlformats.org/officeDocument/2006/relationships/image" Target="media/image33.png"/><Relationship Id="rId8" Type="http://schemas.openxmlformats.org/officeDocument/2006/relationships/customXml" Target="ink/ink2.xml"/><Relationship Id="rId51" Type="http://schemas.openxmlformats.org/officeDocument/2006/relationships/image" Target="media/image24.png"/><Relationship Id="rId72" Type="http://schemas.openxmlformats.org/officeDocument/2006/relationships/customXml" Target="ink/ink34.xml"/><Relationship Id="rId80" Type="http://schemas.openxmlformats.org/officeDocument/2006/relationships/customXml" Target="ink/ink38.xml"/><Relationship Id="rId85" Type="http://schemas.openxmlformats.org/officeDocument/2006/relationships/image" Target="media/image4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customXml" Target="ink/ink17.xml"/><Relationship Id="rId46" Type="http://schemas.openxmlformats.org/officeDocument/2006/relationships/customXml" Target="ink/ink21.xml"/><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customXml" Target="ink/ink8.xml"/><Relationship Id="rId41" Type="http://schemas.openxmlformats.org/officeDocument/2006/relationships/image" Target="media/image19.png"/><Relationship Id="rId54" Type="http://schemas.openxmlformats.org/officeDocument/2006/relationships/customXml" Target="ink/ink25.xml"/><Relationship Id="rId62" Type="http://schemas.openxmlformats.org/officeDocument/2006/relationships/customXml" Target="ink/ink29.xml"/><Relationship Id="rId70" Type="http://schemas.openxmlformats.org/officeDocument/2006/relationships/customXml" Target="ink/ink33.xm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customXml" Target="ink/ink42.xml"/><Relationship Id="rId91"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2.xml"/><Relationship Id="rId36" Type="http://schemas.openxmlformats.org/officeDocument/2006/relationships/customXml" Target="ink/ink16.xm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customXml" Target="ink/ink3.xml"/><Relationship Id="rId31" Type="http://schemas.openxmlformats.org/officeDocument/2006/relationships/image" Target="media/image14.png"/><Relationship Id="rId44" Type="http://schemas.openxmlformats.org/officeDocument/2006/relationships/customXml" Target="ink/ink20.xml"/><Relationship Id="rId52" Type="http://schemas.openxmlformats.org/officeDocument/2006/relationships/customXml" Target="ink/ink24.xml"/><Relationship Id="rId60" Type="http://schemas.openxmlformats.org/officeDocument/2006/relationships/customXml" Target="ink/ink28.xm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customXml" Target="ink/ink37.xml"/><Relationship Id="rId81" Type="http://schemas.openxmlformats.org/officeDocument/2006/relationships/image" Target="media/image39.png"/><Relationship Id="rId86" Type="http://schemas.openxmlformats.org/officeDocument/2006/relationships/customXml" Target="ink/ink41.xm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image" Target="media/image18.png"/><Relationship Id="rId34" Type="http://schemas.openxmlformats.org/officeDocument/2006/relationships/customXml" Target="ink/ink15.xml"/><Relationship Id="rId50" Type="http://schemas.openxmlformats.org/officeDocument/2006/relationships/customXml" Target="ink/ink23.xml"/><Relationship Id="rId55" Type="http://schemas.openxmlformats.org/officeDocument/2006/relationships/image" Target="media/image26.png"/><Relationship Id="rId76" Type="http://schemas.openxmlformats.org/officeDocument/2006/relationships/customXml" Target="ink/ink36.xml"/><Relationship Id="rId7" Type="http://schemas.openxmlformats.org/officeDocument/2006/relationships/image" Target="media/image2.png"/><Relationship Id="rId71" Type="http://schemas.openxmlformats.org/officeDocument/2006/relationships/image" Target="media/image34.png"/><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image" Target="media/image21.png"/><Relationship Id="rId66" Type="http://schemas.openxmlformats.org/officeDocument/2006/relationships/customXml" Target="ink/ink31.xml"/><Relationship Id="rId87" Type="http://schemas.openxmlformats.org/officeDocument/2006/relationships/image" Target="media/image42.png"/><Relationship Id="rId61" Type="http://schemas.openxmlformats.org/officeDocument/2006/relationships/image" Target="media/image29.png"/><Relationship Id="rId82" Type="http://schemas.openxmlformats.org/officeDocument/2006/relationships/customXml" Target="ink/ink39.xml"/><Relationship Id="rId19" Type="http://schemas.openxmlformats.org/officeDocument/2006/relationships/image" Target="media/image8.png"/><Relationship Id="rId14" Type="http://schemas.openxmlformats.org/officeDocument/2006/relationships/customXml" Target="ink/ink5.xml"/><Relationship Id="rId30" Type="http://schemas.openxmlformats.org/officeDocument/2006/relationships/customXml" Target="ink/ink13.xml"/><Relationship Id="rId35" Type="http://schemas.openxmlformats.org/officeDocument/2006/relationships/image" Target="media/image16.png"/><Relationship Id="rId56" Type="http://schemas.openxmlformats.org/officeDocument/2006/relationships/customXml" Target="ink/ink26.xml"/><Relationship Id="rId77" Type="http://schemas.openxmlformats.org/officeDocument/2006/relationships/image" Target="media/image3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24:04.983"/>
    </inkml:context>
    <inkml:brush xml:id="br0">
      <inkml:brushProperty name="width" value="0.035" units="cm"/>
      <inkml:brushProperty name="height" value="0.035" units="cm"/>
      <inkml:brushProperty name="color" value="#004F8B"/>
    </inkml:brush>
  </inkml:definitions>
  <inkml:trace contextRef="#ctx0" brushRef="#br0">70 298 919 0 0,'-4'-2'18673'0'0,"-3"13"-14849"0"0,-5 9-5981 0 0,9-14 4044 0 0,-7 17-1243 0 0,1 1 1 0 0,0 1 0 0 0,-6 35-1 0 0,15-50-245 0 0,5-19-303 0 0,7-17-116 0 0,10-42-112 0 0,-14 40 18 0 0,18-41 0 0 0,-27 69 115 0 0,1 0 0 0 0,0-1 0 0 0,0 1 0 0 0,0 0 0 0 0,1 0 0 0 0,-1 0 0 0 0,0 0 0 0 0,0-1 0 0 0,0 1 0 0 0,0 0 0 0 0,0 0 0 0 0,0 0 0 0 0,0 0 0 0 0,0 0 0 0 0,0-1 0 0 0,0 1 0 0 0,0 0 0 0 0,0 0 0 0 0,0 0 0 0 0,1 0 0 0 0,-1 0 0 0 0,0 0 0 0 0,0-1 0 0 0,0 1 0 0 0,0 0 0 0 0,0 0 0 0 0,0 0 0 0 0,1 0 0 0 0,-1 0 0 0 0,0 0 0 0 0,0 0 0 0 0,0 0 0 0 0,0 0 0 0 0,1 0 0 0 0,-1 0 0 0 0,0 0 0 0 0,0 0 0 0 0,0 0 0 0 0,0 0 0 0 0,0 0 0 0 0,1 0 0 0 0,-1 0 0 0 0,0 0 0 0 0,0 0 0 0 0,0 0 0 0 0,0 0 0 0 0,1 0 0 0 0,-1 0 0 0 0,0 0 0 0 0,0 0 0 0 0,0 0 1 0 0,0 0-1 0 0,0 0 0 0 0,1 1 0 0 0,4 11 130 0 0,0 17 157 0 0,-1 10 374 0 0,-3-19-356 0 0,1-1 1 0 0,8 31-1 0 0,-10-49-304 0 0,0-1-1 0 0,0 1 0 0 0,0-1 1 0 0,0 1-1 0 0,0-1 1 0 0,1 1-1 0 0,-1-1 1 0 0,0 1-1 0 0,0-1 1 0 0,0 1-1 0 0,1-1 1 0 0,-1 1-1 0 0,0-1 1 0 0,1 1-1 0 0,-1-1 1 0 0,0 1-1 0 0,1-1 0 0 0,-1 0 1 0 0,0 1-1 0 0,1-1 1 0 0,-1 0-1 0 0,1 1 1 0 0,-1-1-1 0 0,1 0 1 0 0,-1 0-1 0 0,1 1 1 0 0,0-1-1 0 0,0 0 2 0 0,0 0 1 0 0,-1-1-1 0 0,1 1 0 0 0,-1 0 0 0 0,1-1 1 0 0,0 1-1 0 0,-1-1 0 0 0,1 1 1 0 0,-1 0-1 0 0,1-1 0 0 0,0 0 0 0 0,-1 1 1 0 0,0-1-1 0 0,1 1 0 0 0,-1-1 1 0 0,1 1-1 0 0,-1-2 0 0 0,15-30 73 0 0,-4-6-83 0 0,-7 23-2 0 0,1-1 0 0 0,0 1 0 0 0,1 0 0 0 0,0 0 0 0 0,11-16 0 0 0,-17 30 8 0 0,0 1 1 0 0,0-1 0 0 0,0 1 0 0 0,1 0-1 0 0,-1-1 1 0 0,0 1 0 0 0,0 0 0 0 0,1-1-1 0 0,-1 1 1 0 0,0 0 0 0 0,0-1-1 0 0,1 1 1 0 0,-1 0 0 0 0,0 0 0 0 0,1-1-1 0 0,-1 1 1 0 0,0 0 0 0 0,1 0 0 0 0,-1 0-1 0 0,0 0 1 0 0,1-1 0 0 0,-1 1-1 0 0,1 0 1 0 0,-1 0 0 0 0,0 0 0 0 0,1 0-1 0 0,-1 0 1 0 0,1 0 0 0 0,-1 0-1 0 0,1 0 1 0 0,-1 0 0 0 0,0 0 0 0 0,1 0-1 0 0,0 0 1 0 0,-1 1 0 0 0,1 0 0 0 0,0 0 0 0 0,0-1-1 0 0,-1 1 1 0 0,1 0 0 0 0,0 0 0 0 0,-1 0 0 0 0,1 0 0 0 0,-1 0 0 0 0,1 0-1 0 0,-1 0 1 0 0,1 2 0 0 0,8 36 2 0 0,-9-35-3 0 0,5 57 701 0 0,-5-44-537 0 0,5 32-1 0 0,-4-47-495 0 0,0 0-143 0 0</inkml:trace>
  <inkml:trace contextRef="#ctx0" brushRef="#br0" timeOffset="627.53">341 253 19807 0 0,'-1'2'418'0'0,"0"1"0"0"0,0-1 0 0 0,1 1 0 0 0,-1 0 0 0 0,1-1 0 0 0,-1 1 1 0 0,1 0-1 0 0,0-1 0 0 0,0 4 0 0 0,0 2 77 0 0,-2 14 800 0 0,0 29-1 0 0,3-44-1060 0 0,-1 1-1 0 0,1-1 1 0 0,0 0 0 0 0,1 0-1 0 0,-1 0 1 0 0,2 0 0 0 0,-1 0-1 0 0,4 7 1 0 0,-5-12-212 0 0,-1-1 0 0 0,1 1 0 0 0,0-1 0 0 0,0 1 0 0 0,0-1-1 0 0,-1 0 1 0 0,2 1 0 0 0,-1-1 0 0 0,0 0 0 0 0,0 0 0 0 0,0 0 0 0 0,1 0 0 0 0,-1 0 0 0 0,0 0-1 0 0,1 0 1 0 0,-1 0 0 0 0,1 0 0 0 0,-1-1 0 0 0,1 1 0 0 0,-1 0 0 0 0,1-1 0 0 0,-1 0 0 0 0,1 1 0 0 0,0-1-1 0 0,-1 0 1 0 0,1 0 0 0 0,0 0 0 0 0,-1 0 0 0 0,1 0 0 0 0,0 0 0 0 0,-1 0 0 0 0,1-1 0 0 0,0 1 0 0 0,-1 0-1 0 0,1-1 1 0 0,-1 0 0 0 0,1 1 0 0 0,-1-1 0 0 0,1 0 0 0 0,-1 0 0 0 0,1 1 0 0 0,-1-1 0 0 0,2-2-1 0 0,2 0-38 0 0,-1-1-1 0 0,1-1 1 0 0,-1 1-1 0 0,0-1 1 0 0,0 1-1 0 0,0-1 1 0 0,0 0-1 0 0,-1 0 1 0 0,0-1-1 0 0,3-7 1 0 0,-3 5 4 0 0,-1 1-1 0 0,-1-1 1 0 0,2-12 0 0 0,-2 13-1242 0 0,0-1 0 0 0,0 1 0 0 0,5-12-1 0 0</inkml:trace>
  <inkml:trace contextRef="#ctx0" brushRef="#br0" timeOffset="1332.7">570 241 3223 0 0,'-2'3'10699'0'0,"0"3"-4650"0"0,0 3-3203 0 0,1 6-3199 0 0,-1-2 1404 0 0,-3 14-114 0 0,2-17-406 0 0,0 0 0 0 0,1 0 0 0 0,1 0 0 0 0,0 1 0 0 0,0-1 1 0 0,1 12-1 0 0,0-21-519 0 0,0 0 1 0 0,1-1-1 0 0,-1 1 1 0 0,0 0-1 0 0,0-1 1 0 0,0 1 0 0 0,1 0-1 0 0,-1-1 1 0 0,0 1-1 0 0,1 0 1 0 0,-1-1-1 0 0,0 1 1 0 0,1-1-1 0 0,-1 1 1 0 0,1 0 0 0 0,-1-1-1 0 0,1 0 1 0 0,-1 1-1 0 0,1-1 1 0 0,0 1-1 0 0,-1-1 1 0 0,1 1-1 0 0,-1-1 1 0 0,2 0 0 0 0,0 1 41 0 0,-1-1 1 0 0,1 1 0 0 0,0-1 0 0 0,0 0-1 0 0,0 0 1 0 0,0 0 0 0 0,0 0 0 0 0,0 0 0 0 0,2 0-1 0 0,5-2 254 0 0,1-1-1 0 0,17-6 1 0 0,-22 7-271 0 0,29-9-2318 0 0,-26 10-7638 0 0</inkml:trace>
  <inkml:trace contextRef="#ctx0" brushRef="#br0" timeOffset="1779.22">939 182 20735 0 0,'-11'17'4430'0'0,"9"-13"-3963"0"0,-31 57 2505 0 0,4-9-2150 0 0,-26 64-1 0 0,49-96-2842 0 0</inkml:trace>
  <inkml:trace contextRef="#ctx0" brushRef="#br0" timeOffset="12553.38">968 106 3223 0 0,'0'-1'-101'0'0,"0"0"-1"0"0,1 0 0 0 0,-1-1 1 0 0,1 1-1 0 0,-1 0 1 0 0,1 0-1 0 0,-1 0 0 0 0,1-1 1 0 0,0 1-1 0 0,0 0 0 0 0,-1 0 1 0 0,2-1-1 0 0,5-19 15355 0 0,-9 25-11574 0 0,-5 11-2173 0 0,-55 110 301 0 0,15-33-763 0 0,29-57-1022 0 0,9-18 3 0 0,-10 25 0 0 0,17-35-25 0 0,-1 0 0 0 0,0-1 0 0 0,0 1 0 0 0,-1-1 0 0 0,-5 8 0 0 0,20-38 11 0 0,-4 7 234 0 0,12-14 41 0 0,39-49 0 0 0,3-4-83 0 0,42-94-26 0 0,-81 147-89 0 0,-22 30-88 0 0,0 2 0 0 0,0 0 0 0 0,-19 39-80 0 0,-18 27 88 0 0,-105 169 48 0 0,121-202-56 0 0,14-23 0 0 0,0 1 0 0 0,0-1 0 0 0,-15 15 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17:40.129"/>
    </inkml:context>
    <inkml:brush xml:id="br0">
      <inkml:brushProperty name="width" value="0.025" units="cm"/>
      <inkml:brushProperty name="height" value="0.025" units="cm"/>
      <inkml:brushProperty name="color" value="#004F8B"/>
    </inkml:brush>
  </inkml:definitions>
  <inkml:trace contextRef="#ctx0" brushRef="#br0">36 6 4607 0 0,'-5'-5'10217'0'0,"1"4"-4063"0"0,-4 9-2291 0 0,-3 15-3721 0 0,9-12 240 0 0,0 0 1 0 0,0 0-1 0 0,1 0 0 0 0,0 20 0 0 0,2-24-289 0 0,-1-1-1 0 0,1 1 0 0 0,0-1 0 0 0,0 1 0 0 0,0-1 0 0 0,1 0 0 0 0,0 0 0 0 0,1 1 0 0 0,4 7 0 0 0,-7-12-95 0 0,1-1-1 0 0,0 0 1 0 0,0 0-1 0 0,-1 0 0 0 0,1 0 1 0 0,0 0-1 0 0,0 0 1 0 0,0 0-1 0 0,0 0 1 0 0,0 0-1 0 0,0 0 1 0 0,0-1-1 0 0,0 1 1 0 0,1 0-1 0 0,-1-1 1 0 0,0 1-1 0 0,0-1 1 0 0,1 1-1 0 0,-1-1 1 0 0,0 0-1 0 0,0 1 0 0 0,3-1 1 0 0,-2 0 1 0 0,0-1 1 0 0,0 1-1 0 0,0 0 0 0 0,-1-1 1 0 0,1 0-1 0 0,0 1 1 0 0,-1-1-1 0 0,1 0 0 0 0,-1 0 1 0 0,1 0-1 0 0,-1 0 0 0 0,1 0 1 0 0,-1-1-1 0 0,3-1 1 0 0,0-2 8 0 0,1-1 0 0 0,-1 1 0 0 0,0-1 0 0 0,0 0 1 0 0,-1 0-1 0 0,0-1 0 0 0,4-10 0 0 0,-6 14-10 0 0,0-1 0 0 0,0 0 0 0 0,0 1 0 0 0,0-1 0 0 0,-1 0 0 0 0,0 0 0 0 0,0 1-1 0 0,0-1 1 0 0,0 0 0 0 0,0 0 0 0 0,-1 1 0 0 0,0-1 0 0 0,-1-6 0 0 0,1 8 24 0 0,-1 0 1 0 0,1 0-1 0 0,0 0 0 0 0,0 0 1 0 0,-1 0-1 0 0,1 1 0 0 0,-1-1 1 0 0,0 1-1 0 0,1-1 1 0 0,-1 1-1 0 0,0 0 0 0 0,0-1 1 0 0,0 1-1 0 0,0 0 0 0 0,0 0 1 0 0,0 0-1 0 0,0 1 0 0 0,0-1 1 0 0,0 0-1 0 0,0 1 0 0 0,-1 0 1 0 0,1-1-1 0 0,0 1 0 0 0,-4 0 1 0 0,-10 1 310 0 0,16-1-403 0 0,-1 0 0 0 0,1 0 0 0 0,0 0 0 0 0,0 0-1 0 0,-1 0 1 0 0,1 0 0 0 0,0 0 0 0 0,0 0 0 0 0,-1 0-1 0 0,1 0 1 0 0,0 0 0 0 0,0 0 0 0 0,-1 0 0 0 0,1 0-1 0 0,0 0 1 0 0,0 0 0 0 0,0 0 0 0 0,-1 0 0 0 0,1 1-1 0 0,0-1 1 0 0,0 0 0 0 0,0 0 0 0 0,-1 0 0 0 0,1 0-1 0 0,0 1 1 0 0,0-1 0 0 0,0 0 0 0 0,0 0 0 0 0,0 0-1 0 0,-1 0 1 0 0,1 1 0 0 0,0-1 0 0 0,0 0 0 0 0,0 0-1 0 0,0 1 1 0 0,0-1 0 0 0,0 0 0 0 0,0 0 0 0 0,0 0-1 0 0,0 1 1 0 0,0-1 0 0 0,0 0 0 0 0,0 0 0 0 0,0 1 0 0 0,0-1-1 0 0,0 0 1 0 0,0 0 0 0 0,0 1 0 0 0,0-1 0 0 0,0 0-1 0 0,0 0 1 0 0,0 0 0 0 0,0 1 0 0 0,1-1 0 0 0,-1 0-1 0 0,0 0 1 0 0,0 0 0 0 0,0 1 0 0 0</inkml:trace>
  <inkml:trace contextRef="#ctx0" brushRef="#br0" timeOffset="516.09">55 301 2759 0 0,'-2'0'11620'0'0,"1"4"-4634"0"0,-1 17-2636 0 0,1 16-5912 0 0,1-26 3295 0 0,1 5-1985 0 0,-1 16 1086 0 0,1-10-8249 0 0,0-16-767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17:33.154"/>
    </inkml:context>
    <inkml:brush xml:id="br0">
      <inkml:brushProperty name="width" value="0.035" units="cm"/>
      <inkml:brushProperty name="height" value="0.035" units="cm"/>
      <inkml:brushProperty name="color" value="#E71224"/>
    </inkml:brush>
  </inkml:definitions>
  <inkml:trace contextRef="#ctx0" brushRef="#br0">1 13 23052,'595'-13'0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17:30.728"/>
    </inkml:context>
    <inkml:brush xml:id="br0">
      <inkml:brushProperty name="width" value="0.035" units="cm"/>
      <inkml:brushProperty name="height" value="0.035" units="cm"/>
      <inkml:brushProperty name="color" value="#E71224"/>
    </inkml:brush>
  </inkml:definitions>
  <inkml:trace contextRef="#ctx0" brushRef="#br0">1 0 20951,'10'826'0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17:27.980"/>
    </inkml:context>
    <inkml:brush xml:id="br0">
      <inkml:brushProperty name="width" value="0.035" units="cm"/>
      <inkml:brushProperty name="height" value="0.035" units="cm"/>
      <inkml:brushProperty name="color" value="#E71224"/>
    </inkml:brush>
  </inkml:definitions>
  <inkml:trace contextRef="#ctx0" brushRef="#br0">1 43 24812,'4795'0'0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17:20.437"/>
    </inkml:context>
    <inkml:brush xml:id="br0">
      <inkml:brushProperty name="width" value="0.035" units="cm"/>
      <inkml:brushProperty name="height" value="0.035" units="cm"/>
      <inkml:brushProperty name="color" value="#E71224"/>
    </inkml:brush>
  </inkml:definitions>
  <inkml:trace contextRef="#ctx0" brushRef="#br0">1 1 5983 0 0,'3'0'19721'0'0,"1"3"-20966"0"0,54 42 4669 0 0,80 53-3284 0 0,-125-89 68 0 0,2 1-198 0 0,0-1 0 0 0,0 0 0 0 0,28 11 0 0 0,-41-20-171 0 0,1 1 338 0 0</inkml:trace>
  <inkml:trace contextRef="#ctx0" brushRef="#br0" timeOffset="1100.7">299 209 11055 0 0,'2'7'8843'0'0,"-2"6"-3495"0"0,0 22-2019 0 0,-1-16-3514 0 0,1 0 0 0 0,3 22 0 0 0,-1-30 202 0 0,-2-1 0 0 0,1 1 0 0 0,-3 16-1 0 0,1 17 224 0 0,2-16-95 0 0,-7 49-1 0 0,5-67-166 0 0,-6 68 395 0 0,7-76-469 0 0,0-3-402 0 0,-1-3-2973 0 0</inkml:trace>
  <inkml:trace contextRef="#ctx0" brushRef="#br0" timeOffset="1673">1 815 9215 0 0,'29'-26'11130'0'0,"3"0"-6259"0"0,73-47-6227 0 0,-72 52 2499 0 0,26-29-1832 0 0,-57 48 422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17:19.177"/>
    </inkml:context>
    <inkml:brush xml:id="br0">
      <inkml:brushProperty name="width" value="0.035" units="cm"/>
      <inkml:brushProperty name="height" value="0.035" units="cm"/>
      <inkml:brushProperty name="color" value="#E71224"/>
    </inkml:brush>
  </inkml:definitions>
  <inkml:trace contextRef="#ctx0" brushRef="#br0">4 0 27326,'-3'763'0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15:17.323"/>
    </inkml:context>
    <inkml:brush xml:id="br0">
      <inkml:brushProperty name="width" value="0.035" units="cm"/>
      <inkml:brushProperty name="height" value="0.035" units="cm"/>
      <inkml:brushProperty name="color" value="#E71224"/>
    </inkml:brush>
  </inkml:definitions>
  <inkml:trace contextRef="#ctx0" brushRef="#br0">16 1 24139,'-16'4418'0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14:54.403"/>
    </inkml:context>
    <inkml:brush xml:id="br0">
      <inkml:brushProperty name="width" value="0.035" units="cm"/>
      <inkml:brushProperty name="height" value="0.035" units="cm"/>
      <inkml:brushProperty name="color" value="#E71224"/>
    </inkml:brush>
  </inkml:definitions>
  <inkml:trace contextRef="#ctx0" brushRef="#br0">1 1 10135 0 0,'2'-1'9502'0'0,"3"1"-4326"0"0,4 0-3033 0 0,6 2-3057 0 0,-3-2 1503 0 0,-2 0-918 0 0,-8 0 293 0 0,1 0 0 0 0,0 0 0 0 0,0 0 0 0 0,-1 0-1 0 0,1 1 1 0 0,0-1 0 0 0,0 1 0 0 0,-1-1 0 0 0,1 1 0 0 0,3 1-1 0 0,7 1-54 0 0,0-2-67 0 0,-12-1 138 0 0,-1 0-1 0 0,0 0 1 0 0,0 0-1 0 0,0 0 1 0 0,0 0-1 0 0,1 0 0 0 0,-1 0 1 0 0,0 0-1 0 0,0 0 1 0 0,0 0-1 0 0,0 0 1 0 0,0 0-1 0 0,1 1 0 0 0,-1-1 1 0 0,0 0-1 0 0,0 0 1 0 0,0 0-1 0 0,0 0 1 0 0,0 0-1 0 0,1 0 1 0 0,-1 0-1 0 0,0 0 0 0 0,0 0 1 0 0,0 0-1 0 0,0 1 1 0 0,0-1-1 0 0,0 0 1 0 0,0 0-1 0 0,0 0 1 0 0,1 0-1 0 0,-1 0 0 0 0,0 0 1 0 0,0 1-1 0 0,0-1 1 0 0,0 0-1 0 0,0 0 1 0 0,0 0-1 0 0,0 0 0 0 0,0 1 1 0 0,0-1-1 0 0,0 0 1 0 0,0 0-1 0 0,0 0 1 0 0,0 0-1 0 0,0 0 1 0 0,0 1-1 0 0,0-1 0 0 0,-1 1-193 0 0,0-1-49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14:51.940"/>
    </inkml:context>
    <inkml:brush xml:id="br0">
      <inkml:brushProperty name="width" value="0.035" units="cm"/>
      <inkml:brushProperty name="height" value="0.035" units="cm"/>
      <inkml:brushProperty name="color" value="#E71224"/>
    </inkml:brush>
  </inkml:definitions>
  <inkml:trace contextRef="#ctx0" brushRef="#br0">2 0 25077,'-2'3195'0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14:38.742"/>
    </inkml:context>
    <inkml:brush xml:id="br0">
      <inkml:brushProperty name="width" value="0.025" units="cm"/>
      <inkml:brushProperty name="height" value="0.025" units="cm"/>
      <inkml:brushProperty name="color" value="#004F8B"/>
    </inkml:brush>
  </inkml:definitions>
  <inkml:trace contextRef="#ctx0" brushRef="#br0">23 3 6911 0 0,'-2'-2'14144'0'0,"-5"7"-11059"0"0,-3 8-2986 0 0,9-10 82 0 0,1 0 0 0 0,-1 1 0 0 0,0-1 0 0 0,1 0 0 0 0,0 1 0 0 0,0-1 0 0 0,0 0 0 0 0,0 7 0 0 0,0-10-172 0 0,0 1 0 0 0,0 0-1 0 0,0-1 1 0 0,0 1 0 0 0,1 0-1 0 0,-1-1 1 0 0,0 1 0 0 0,0-1 0 0 0,0 1-1 0 0,0 0 1 0 0,1-1 0 0 0,-1 1-1 0 0,0-1 1 0 0,1 1 0 0 0,-1 0-1 0 0,0-1 1 0 0,1 1 0 0 0,-1-1-1 0 0,1 1 1 0 0,-1-1 0 0 0,1 1-1 0 0,-1-1 1 0 0,1 0 0 0 0,-1 1-1 0 0,1-1 1 0 0,-1 0 0 0 0,1 1-1 0 0,0-1 1 0 0,-1 0 0 0 0,1 0-1 0 0,-1 1 1 0 0,1-1 0 0 0,0 0 0 0 0,-1 0-1 0 0,1 0 1 0 0,0 0 0 0 0,-1 0-1 0 0,1 0 1 0 0,0 0 0 0 0,-1 0-1 0 0,1 0 1 0 0,0 0 0 0 0,-1 0-1 0 0,1-1 1 0 0,-1 1 0 0 0,1 0-1 0 0,0 0 1 0 0,-1-1 0 0 0,1 1-1 0 0,0-1 1 0 0,1 0-26 0 0,-1 0 0 0 0,1-1 1 0 0,-1 1-1 0 0,1-1 0 0 0,-1 0 0 0 0,0 1 0 0 0,0-1 1 0 0,1 0-1 0 0,-1 0 0 0 0,-1 1 0 0 0,1-1 1 0 0,0 0-1 0 0,0 0 0 0 0,-1 0 0 0 0,1 0 0 0 0,-1 0 1 0 0,0 0-1 0 0,1 0 0 0 0,-1-1 0 0 0,0 1 0 0 0,0 0 1 0 0,0 0-1 0 0,-1 0 0 0 0,1 0 0 0 0,0 0 0 0 0,-1 0 1 0 0,1 0-1 0 0,-1 0 0 0 0,-1-2 0 0 0,-8 0-369 0 0</inkml:trace>
  <inkml:trace contextRef="#ctx0" brushRef="#br0" timeOffset="517.99">22 175 2303 0 0,'0'3'10738'0'0,"1"1"-3740"0"0,-1 6-1952 0 0,0 3-4401 0 0,-1 9-2857 0 0,2-11 3672 0 0,-1-7-3750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24:09.989"/>
    </inkml:context>
    <inkml:brush xml:id="br0">
      <inkml:brushProperty name="width" value="0.035" units="cm"/>
      <inkml:brushProperty name="height" value="0.035" units="cm"/>
      <inkml:brushProperty name="color" value="#004F8B"/>
    </inkml:brush>
  </inkml:definitions>
  <inkml:trace contextRef="#ctx0" brushRef="#br0">125 61 14279 0 0,'0'-1'315'0'0,"1"1"0"0"0,-1-1 0 0 0,0 0 0 0 0,0 0 0 0 0,1 0 0 0 0,-1 1 0 0 0,0-1 0 0 0,0 0 0 0 0,0 0 0 0 0,0 1-1 0 0,0-1 1 0 0,0 0 0 0 0,0 0 0 0 0,-1 0 0 0 0,1 1 0 0 0,0-3 0 0 0,-1 3-187 0 0,1 0 1 0 0,0-1-1 0 0,0 1 1 0 0,-1 0-1 0 0,1 0 1 0 0,0-1-1 0 0,-1 1 1 0 0,1 0-1 0 0,0 0 1 0 0,-1-1-1 0 0,1 1 1 0 0,-1 0-1 0 0,1 0 1 0 0,0 0-1 0 0,-1 0 1 0 0,1 0-1 0 0,-1 0 1 0 0,1-1-1 0 0,0 1 1 0 0,-1 0-1 0 0,1 0 1 0 0,-1 0-1 0 0,-2 1 84 0 0,1-1-1 0 0,0 0 0 0 0,0 1 1 0 0,0 0-1 0 0,0-1 0 0 0,0 1 1 0 0,0 0-1 0 0,0 0 0 0 0,-4 2 1 0 0,-2 4 73 0 0,0 0 0 0 0,1 0 0 0 0,-1 0 0 0 0,1 1 0 0 0,1 0-1 0 0,0 0 1 0 0,0 1 0 0 0,0-1 0 0 0,1 2 0 0 0,-6 14 0 0 0,9-19-215 0 0,0 0 0 0 0,0 1 0 0 0,0-1 0 0 0,0 1 0 0 0,1-1 0 0 0,0 1 0 0 0,0-1-1 0 0,1 1 1 0 0,0 0 0 0 0,0 0 0 0 0,0-1 0 0 0,1 1 0 0 0,-1 0 0 0 0,1-1 0 0 0,1 1 0 0 0,-1-1 0 0 0,1 1 0 0 0,0-1 0 0 0,0 1-1 0 0,4 6 1 0 0,-4-9-85 0 0,1 0 0 0 0,-1-1 0 0 0,0 1 0 0 0,1-1 0 0 0,-1 1 0 0 0,1-1 0 0 0,0 0 0 0 0,0 0-1 0 0,0-1 1 0 0,0 1 0 0 0,0 0 0 0 0,0-1 0 0 0,0 0 0 0 0,1 0 0 0 0,-1 0 0 0 0,0 0 0 0 0,1 0-1 0 0,3 0 1 0 0,23-1-2590 0 0,-14-1-6904 0 0</inkml:trace>
  <inkml:trace contextRef="#ctx0" brushRef="#br0" timeOffset="616.75">250 85 9215 0 0,'-4'1'11815'0'0,"4"-1"-11642"0"0,-8 10 2377 0 0,-7 14-2425 0 0,-11 36 1404 0 0,23-52-1336 0 0,1 0 0 0 0,-1 0 0 0 0,1 0 0 0 0,1 0 0 0 0,-2 15-1 0 0,6-24-69 0 0,4-8-103 0 0,5-10-32 0 0,-4 0-64 0 0,-6 14 46 0 0,-1 1 0 0 0,1 0 0 0 0,0 0 0 0 0,0 0 0 0 0,0 0 0 0 0,1 0 0 0 0,-1 0 1 0 0,1 0-1 0 0,0 1 0 0 0,4-5 0 0 0,-6 8 29 0 0,0 0 1 0 0,0 1-1 0 0,0-1 1 0 0,-1 0-1 0 0,1 0 1 0 0,0 0-1 0 0,0 1 1 0 0,0-1-1 0 0,-1 0 1 0 0,1 1-1 0 0,0-1 1 0 0,0 1-1 0 0,-1-1 1 0 0,1 1-1 0 0,0-1 1 0 0,-1 1-1 0 0,1 0 1 0 0,-1-1-1 0 0,1 1 1 0 0,-1 0-1 0 0,1-1 1 0 0,-1 1-1 0 0,1 0 1 0 0,0 1-1 0 0,0-1 3 0 0,0 1 0 0 0,0-1-1 0 0,0 1 1 0 0,0-1 0 0 0,1 0-1 0 0,-1 0 1 0 0,0 0 0 0 0,4 2-1 0 0,-4-3 5 0 0,0 1-1 0 0,0-1 0 0 0,0-1 0 0 0,1 1 0 0 0,-1 0 0 0 0,0 0 0 0 0,0 0 0 0 0,0 0 0 0 0,0-1 1 0 0,0 1-1 0 0,1-1 0 0 0,-1 1 0 0 0,0-1 0 0 0,0 1 0 0 0,0-1 0 0 0,0 1 0 0 0,0-1 1 0 0,-1 0-1 0 0,1 0 0 0 0,0 0 0 0 0,0 1 0 0 0,0-1 0 0 0,0 0 0 0 0,-1 0 0 0 0,1 0 0 0 0,-1 0 1 0 0,1 0-1 0 0,0-2 0 0 0,16-36-85 0 0,-14 32 94 0 0,2-8-14 0 0,-3 10 0 0 0,-1 0 0 0 0,1 1 0 0 0,-1-1 0 0 0,1 0 0 0 0,1 1 0 0 0,-1-1 0 0 0,1 1 0 0 0,-1 0 0 0 0,7-7 0 0 0,-9 11 0 0 0,1 0 0 0 0,-1 0 0 0 0,0 0 0 0 0,1 0 0 0 0,-1 0 0 0 0,0 0 0 0 0,1 0 0 0 0,-1 0 0 0 0,0 0 0 0 0,1 0 0 0 0,-1 1 0 0 0,0-1 0 0 0,0 0 0 0 0,1 0 0 0 0,-1 0-1 0 0,0 0 1 0 0,1 1 0 0 0,-1-1 0 0 0,0 0 0 0 0,0 0 0 0 0,1 0 0 0 0,-1 1 0 0 0,0-1 0 0 0,0 0 0 0 0,0 1 0 0 0,0-1 0 0 0,1 0 0 0 0,-1 0 0 0 0,0 1 0 0 0,0-1 0 0 0,0 0 0 0 0,0 1 0 0 0,0-1 0 0 0,0 0 0 0 0,0 1 0 0 0,0-1 0 0 0,0 0 0 0 0,0 1 0 0 0,0-1 0 0 0,5 18 36 0 0,-5-16-7 0 0,9 41 705 0 0,2 44-1 0 0,-8-60-1223 0 0,-2-23-968 0 0,-1-3 707 0 0</inkml:trace>
  <inkml:trace contextRef="#ctx0" brushRef="#br0" timeOffset="1106.08">501 37 19807 0 0,'-2'4'397'0'0,"0"-1"-1"0"0,1 0 1 0 0,-1 1 0 0 0,1-1-1 0 0,-1 1 1 0 0,1 0 0 0 0,0-1-1 0 0,-1 8 1 0 0,1-2 100 0 0,-2 0-163 0 0,-1 8 481 0 0,1 0-1 0 0,-2 19 1 0 0,4-32-646 0 0,1-1 1 0 0,0 1-1 0 0,0 0 1 0 0,0 0-1 0 0,0-1 1 0 0,1 1-1 0 0,0 0 1 0 0,-1-1-1 0 0,1 1 1 0 0,1-1 0 0 0,-1 1-1 0 0,0-1 1 0 0,1 1-1 0 0,0-1 1 0 0,0 0-1 0 0,2 4 1 0 0,-2-6-168 0 0,-1 1 0 0 0,1-1 0 0 0,0 0 0 0 0,-1 0 0 0 0,1 0 0 0 0,0 0 0 0 0,0 0 0 0 0,0 0 0 0 0,0-1 0 0 0,0 1 0 0 0,0 0 0 0 0,0-1 0 0 0,0 0 0 0 0,1 1 0 0 0,-1-1 0 0 0,0 0 0 0 0,0 0 0 0 0,0 0 0 0 0,0-1 0 0 0,3 1-1 0 0,14-5-8509 0 0,-11 2-552 0 0</inkml:trace>
  <inkml:trace contextRef="#ctx0" brushRef="#br0" timeOffset="1534.88">655 50 5063 0 0,'-6'3'12766'0'0,"1"4"-7836"0"0,-4 12-5036 0 0,7-13 1551 0 0,-70 123 3708 0 0,95-173-5778 0 0,49-72-1 0 0,-71 114 600 0 0,0 1 1 0 0,-1 0-1 0 0,1 0 0 0 0,0 0 0 0 0,0 0 0 0 0,0 0 0 0 0,0 0 0 0 0,0 0 0 0 0,0 0 0 0 0,0 0 0 0 0,0 1 0 0 0,1-1 0 0 0,-1 0 0 0 0,0 1 0 0 0,0-1 0 0 0,1 1 0 0 0,-1-1 1 0 0,2 0-1 0 0,-2 2 25 0 0,0-1 0 0 0,0 0 0 0 0,0 1 0 0 0,0-1 1 0 0,0 1-1 0 0,0-1 0 0 0,0 1 0 0 0,0 0 0 0 0,-1-1 0 0 0,1 1 1 0 0,0 0-1 0 0,0-1 0 0 0,-1 1 0 0 0,1 0 0 0 0,-1 0 0 0 0,1 0 1 0 0,0 0-1 0 0,-1 0 0 0 0,0 0 0 0 0,1 0 0 0 0,-1 0 1 0 0,1 0-1 0 0,-1 0 0 0 0,0 1 0 0 0,5 13-58 0 0,-2-1 1 0 0,0 1-1 0 0,-1 0 0 0 0,0 0 1 0 0,-1 0-1 0 0,-1 0 0 0 0,0 0 1 0 0,-1 0-1 0 0,-1 0 0 0 0,-6 27 1 0 0,6-36-6462 0 0</inkml:trace>
  <inkml:trace contextRef="#ctx0" brushRef="#br0" timeOffset="1667.71">625 167 20647 0 0,'-14'0'1669'0'0,"22"-2"-29"0"0,24-4-344 0 0,12-2-1150 0 0,-25 4-7277 0 0,-9 3-713 0 0</inkml:trace>
  <inkml:trace contextRef="#ctx0" brushRef="#br0" timeOffset="1846.55">873 35 15663 0 0,'-11'18'7204'0'0,"-3"16"-4710"0"0,7-14-1360 0 0,-46 82 2783 0 0,38-76-6103 0 0,1 1-4156 0 0</inkml:trace>
  <inkml:trace contextRef="#ctx0" brushRef="#br0" timeOffset="2635.26">968 71 18975 0 0,'-2'1'210'0'0,"0"1"0"0"0,0 0 1 0 0,0-1-1 0 0,0 1 0 0 0,1 0 0 0 0,-1 0 0 0 0,0 0 0 0 0,1 0 0 0 0,0 0 0 0 0,-1 1 1 0 0,1-1-1 0 0,-1 3 0 0 0,0-2 140 0 0,-77 156 3703 0 0,108-207-3684 0 0,-7 1-533 0 0,-16 31 59 0 0,1 1 0 0 0,1 0-1 0 0,0 0 1 0 0,16-21-1 0 0,-23 35 106 0 0,-1 1 0 0 0,1-1 0 0 0,-1 1 0 0 0,0-1 0 0 0,1 1 0 0 0,-1-1 0 0 0,1 1 0 0 0,-1-1 0 0 0,1 1 0 0 0,-1 0 0 0 0,1-1 0 0 0,0 1 0 0 0,-1 0 0 0 0,1-1 0 0 0,-1 1 0 0 0,1 0 0 0 0,0 0 0 0 0,-1 0 0 0 0,1 0 0 0 0,0-1 0 0 0,-1 1 0 0 0,1 0 0 0 0,-1 0 0 0 0,1 0 0 0 0,0 0 0 0 0,-1 0 0 0 0,1 1 0 0 0,1-1 0 0 0,-1 1 15 0 0,0-1 0 0 0,0 1 0 0 0,0 0 0 0 0,0 0 0 0 0,0 0 0 0 0,0 0 0 0 0,0 0 0 0 0,0 0 0 0 0,0 0 0 0 0,-1 0 0 0 0,1 0 0 0 0,0 0 0 0 0,0 2 0 0 0,3 6 172 0 0,-1 0 0 0 0,0 0 1 0 0,2 10-1 0 0,-5-16-103 0 0,3 8-480 0 0,8 44 2340 0 0,-11-27-3482 0 0,-5-2-5433 0 0</inkml:trace>
  <inkml:trace contextRef="#ctx0" brushRef="#br0" timeOffset="2807.47">939 213 11519 0 0,'-1'0'209'0'0,"1"0"0"0"0,-1 0 0 0 0,1 0 0 0 0,-1 0 0 0 0,1 0 0 0 0,-1 0 0 0 0,1 0 0 0 0,-1 0 0 0 0,1 0 0 0 0,-1 0 0 0 0,1 0-1 0 0,-1 0 1 0 0,1 0 0 0 0,-1 0 0 0 0,1-1 0 0 0,-1 1 0 0 0,1 0 0 0 0,-1 0 0 0 0,1-1 0 0 0,0 1 0 0 0,-1 0 0 0 0,1 0 0 0 0,-1-1 0 0 0,12-4 4641 0 0,8 1-1848 0 0,-6 2-3534 0 0,65-8-571 0 0,-65 8-7057 0 0</inkml:trace>
  <inkml:trace contextRef="#ctx0" brushRef="#br0" timeOffset="3110.8">1134 69 18167 0 0,'-1'1'209'0'0,"0"0"1"0"0,0-1-1 0 0,0 1 0 0 0,0 0 0 0 0,0 0 1 0 0,0 0-1 0 0,1 0 0 0 0,-1 0 0 0 0,0 0 0 0 0,1 0 1 0 0,-1 0-1 0 0,1 0 0 0 0,-1 0 0 0 0,1 0 0 0 0,-1 0 1 0 0,1 2-1 0 0,-7 24 2002 0 0,5-20-1635 0 0,1-2-261 0 0,-12 64 2809 0 0,12-62-2839 0 0,0 0 0 0 0,1 1 0 0 0,0-1 0 0 0,0 0 0 0 0,1 0 0 0 0,0 0 0 0 0,3 12 0 0 0,-4-18-255 0 0,0 0 1 0 0,1 0 0 0 0,-1 0 0 0 0,1 0-1 0 0,-1 0 1 0 0,1 1 0 0 0,-1-1-1 0 0,1 0 1 0 0,-1 0 0 0 0,1 0-1 0 0,0-1 1 0 0,0 1 0 0 0,-1 0 0 0 0,1 0-1 0 0,0 0 1 0 0,0 0 0 0 0,0-1-1 0 0,0 1 1 0 0,0 0 0 0 0,0-1 0 0 0,0 1-1 0 0,0-1 1 0 0,0 1 0 0 0,1-1-1 0 0,-1 0 1 0 0,0 0 0 0 0,0 1-1 0 0,0-1 1 0 0,0 0 0 0 0,1 0 0 0 0,-1 0-1 0 0,0 0 1 0 0,0 0 0 0 0,0 0-1 0 0,2-1 1 0 0,3 0-238 0 0,0-1-1 0 0,0 0 1 0 0,0-1 0 0 0,-1 1-1 0 0,9-6 1 0 0,-2 2-1778 0 0</inkml:trace>
  <inkml:trace contextRef="#ctx0" brushRef="#br0" timeOffset="3466.35">1283 81 21191 0 0,'-3'3'309'0'0,"1"0"0"0"0,-1 1 1 0 0,1-1-1 0 0,0 0 0 0 0,0 1 0 0 0,0-1 0 0 0,1 1 0 0 0,-1 0 0 0 0,1 0 1 0 0,0 0-1 0 0,0 0 0 0 0,0-1 0 0 0,1 1 0 0 0,-1 0 0 0 0,1 7 1 0 0,0 0 176 0 0,0 0 1 0 0,1 0 0 0 0,0 0-1 0 0,4 16 1 0 0,-4-22-409 0 0,0-1 1 0 0,1 0-1 0 0,-1 0 1 0 0,1 0-1 0 0,0 0 1 0 0,0 0-1 0 0,0 0 0 0 0,1 0 1 0 0,-1-1-1 0 0,1 1 1 0 0,3 3-1 0 0,-5-6-59 0 0,1 0 0 0 0,-1 0 1 0 0,0-1-1 0 0,1 1 0 0 0,-1 0 0 0 0,0 0 0 0 0,1-1 0 0 0,-1 1 1 0 0,1-1-1 0 0,-1 1 0 0 0,1-1 0 0 0,-1 0 0 0 0,1 1 0 0 0,0-1 1 0 0,-1 0-1 0 0,1 0 0 0 0,-1 0 0 0 0,1 0 0 0 0,-1 0 0 0 0,1-1 1 0 0,0 1-1 0 0,-1 0 0 0 0,1-1 0 0 0,-1 1 0 0 0,1-1 1 0 0,-1 0-1 0 0,0 1 0 0 0,1-1 0 0 0,-1 0 0 0 0,0 0 0 0 0,1 0 1 0 0,-1 0-1 0 0,0 0 0 0 0,2-1 0 0 0,1-2-13 0 0,0 0-1 0 0,0-1 1 0 0,0 1 0 0 0,0-1-1 0 0,-1 0 1 0 0,0 0 0 0 0,0 0 0 0 0,0 0-1 0 0,-1-1 1 0 0,1 1 0 0 0,-1-1-1 0 0,0 0 1 0 0,-1 1 0 0 0,2-10-1 0 0,-2 2-493 0 0,1-1-1 0 0,-2 1 1 0 0,0 0 0 0 0,-1 0-1 0 0,-3-20 1 0 0</inkml:trace>
  <inkml:trace contextRef="#ctx0" brushRef="#br0" timeOffset="3712.07">1500 0 19807 0 0,'30'15'2600'0'0,"-20"-10"-2442"0"0,-1 0-1 0 0,0 0 1 0 0,0 1 0 0 0,0 1-1 0 0,0-1 1 0 0,7 9 0 0 0,-14-12-98 0 0,0-1 1 0 0,1 0-1 0 0,-2 1 1 0 0,1-1-1 0 0,0 1 1 0 0,-1-1-1 0 0,1 1 1 0 0,-1 0-1 0 0,1 0 1 0 0,-1 0-1 0 0,0 0 1 0 0,-1 0 0 0 0,1 0-1 0 0,0 0 1 0 0,-1 0-1 0 0,0 0 1 0 0,1 0-1 0 0,-1 0 1 0 0,0 0-1 0 0,-1 0 1 0 0,1 0-1 0 0,-1 0 1 0 0,1 0-1 0 0,-1 0 1 0 0,-2 5-1 0 0,-4 7 639 0 0,-2 0-1 0 0,0-1 0 0 0,0 0 0 0 0,-1-1 0 0 0,-19 19 0 0 0,1-1-2237 0 0,22-22-8356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14:21.045"/>
    </inkml:context>
    <inkml:brush xml:id="br0">
      <inkml:brushProperty name="width" value="0.035" units="cm"/>
      <inkml:brushProperty name="height" value="0.035" units="cm"/>
      <inkml:brushProperty name="color" value="#E71224"/>
    </inkml:brush>
  </inkml:definitions>
  <inkml:trace contextRef="#ctx0" brushRef="#br0">178 115 455 0 0,'1'1'20649'0'0,"0"4"-18218"0"0,1 13-2204 0 0,0 1 0 0 0,-1-1-1 0 0,-1 0 1 0 0,-3 21 0 0 0,0 18 127 0 0,-3 96 846 0 0,5-153-1054 0 0</inkml:trace>
  <inkml:trace contextRef="#ctx0" brushRef="#br0" timeOffset="1752.37">19 0 6447 0 0,'2'4'10078'0'0,"4"4"-4997"0"0,-1-4-4757 0 0,0-1-1 0 0,0 1 1 0 0,0 1 0 0 0,8 7 0 0 0,-7-5-65 0 0,28 10 240 0 0,13 21 325 0 0,-37-30-648 0 0,-9-8-170 0 0,-1 1 1 0 0,0-1-1 0 0,0 0 0 0 0,1 0 1 0 0,-1 1-1 0 0,1-1 0 0 0,-1 0 0 0 0,0 0 1 0 0,1 0-1 0 0,-1 1 0 0 0,0-1 1 0 0,1 0-1 0 0,-1 0 0 0 0,1 0 0 0 0,-1 0 1 0 0,0 0-1 0 0,1 0 0 0 0,-1 0 1 0 0,1 0-1 0 0,-1 0 0 0 0,1 0 0 0 0,-1 0 1 0 0,0 0-1 0 0,1 0 0 0 0,-1 0 1 0 0,1 0-1 0 0,0 0 0 0 0</inkml:trace>
  <inkml:trace contextRef="#ctx0" brushRef="#br0" timeOffset="3174.05">2 577 3223 0 0,'-1'-3'9365'0'0,"4"-3"-3278"0"0,4-4-2732 0 0,57-46-1442 0 0,-50 45-1841 0 0,26-17 0 0 0,-3-2-67 0 0</inkml:trace>
  <inkml:trace contextRef="#ctx0" brushRef="#br0" timeOffset="4775.86">17 37 2303 0 0,'0'-7'3701'0'0,"1"-12"14206"0"0,0 49-16472 0 0,-3 10-979 0 0,3 59 1 0 0,0-30-160 0 0,-1 42 397 0 0,-9 97-577 0 0,8-200-2204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09:21.181"/>
    </inkml:context>
    <inkml:brush xml:id="br0">
      <inkml:brushProperty name="width" value="0.035" units="cm"/>
      <inkml:brushProperty name="height" value="0.035" units="cm"/>
      <inkml:brushProperty name="color" value="#E71224"/>
    </inkml:brush>
  </inkml:definitions>
  <inkml:trace contextRef="#ctx0" brushRef="#br0">5 16 5983 0 0,'-5'-4'7612'0'0,"5"4"-7294"0"0,0 0-1 0 0,0 0 0 0 0,0-1 0 0 0,0 1 0 0 0,0-1 0 0 0,6-3 5367 0 0,12 0-2904 0 0,66 8-2183 0 0,-56-2-273 0 0,1-1 0 0 0,-1-1 0 0 0,53-7 0 0 0,-76 6-811 0 0,0 1 0 0 0,0-1 0 0 0,0 1 0 0 0,0 0 0 0 0,0 0 0 0 0,0 1 0 0 0,0 0 0 0 0,10 2 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08:56.095"/>
    </inkml:context>
    <inkml:brush xml:id="br0">
      <inkml:brushProperty name="width" value="0.035" units="cm"/>
      <inkml:brushProperty name="height" value="0.035" units="cm"/>
      <inkml:brushProperty name="color" value="#E71224"/>
    </inkml:brush>
  </inkml:definitions>
  <inkml:trace contextRef="#ctx0" brushRef="#br0">1 0 21076,'420'5'0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08:53.345"/>
    </inkml:context>
    <inkml:brush xml:id="br0">
      <inkml:brushProperty name="width" value="0.035" units="cm"/>
      <inkml:brushProperty name="height" value="0.035" units="cm"/>
      <inkml:brushProperty name="color" value="#E71224"/>
    </inkml:brush>
  </inkml:definitions>
  <inkml:trace contextRef="#ctx0" brushRef="#br0">2 0 25697,'-2'2225'0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08:49.858"/>
    </inkml:context>
    <inkml:brush xml:id="br0">
      <inkml:brushProperty name="width" value="0.035" units="cm"/>
      <inkml:brushProperty name="height" value="0.035" units="cm"/>
      <inkml:brushProperty name="color" value="#E71224"/>
    </inkml:brush>
  </inkml:definitions>
  <inkml:trace contextRef="#ctx0" brushRef="#br0">1 0 25663,'1428'28'0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08:46.172"/>
    </inkml:context>
    <inkml:brush xml:id="br0">
      <inkml:brushProperty name="width" value="0.035" units="cm"/>
      <inkml:brushProperty name="height" value="0.035" units="cm"/>
      <inkml:brushProperty name="color" value="#E71224"/>
    </inkml:brush>
  </inkml:definitions>
  <inkml:trace contextRef="#ctx0" brushRef="#br0">37 1 25800,'-37'798'0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08:44.612"/>
    </inkml:context>
    <inkml:brush xml:id="br0">
      <inkml:brushProperty name="width" value="0.035" units="cm"/>
      <inkml:brushProperty name="height" value="0.035" units="cm"/>
      <inkml:brushProperty name="color" value="#E71224"/>
    </inkml:brush>
  </inkml:definitions>
  <inkml:trace contextRef="#ctx0" brushRef="#br0">4 3 2095 0 0,'-4'-3'418'0'0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03:27.765"/>
    </inkml:context>
    <inkml:brush xml:id="br0">
      <inkml:brushProperty name="width" value="0.035" units="cm"/>
      <inkml:brushProperty name="height" value="0.035" units="cm"/>
      <inkml:brushProperty name="color" value="#E71224"/>
    </inkml:brush>
  </inkml:definitions>
  <inkml:trace contextRef="#ctx0" brushRef="#br0">750 0 4143 0 0,'21'3'16954'0'0,"-35"-1"-15732"0"0,-21 2-486 0 0,13-2-397 0 0,-37 0-1 0 0,-102-2 161 0 0,23-2-499 0 0,78 4-1 0 0,40 0 12 0 0,-33-2 0 0 0,-19-1 658 0 0,-3 0-743 0 0,59 1 79 0 0,14 0-12 0 0,-1 1 0 0 0,0-1 0 0 0,0-1 0 0 0,1 1 0 0 0,-1 0 1 0 0,0-1-1 0 0,1 1 0 0 0,-1-1 0 0 0,-3-1 0 0 0,1-1-44 0 0,-5 0-1553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03:24.675"/>
    </inkml:context>
    <inkml:brush xml:id="br0">
      <inkml:brushProperty name="width" value="0.035" units="cm"/>
      <inkml:brushProperty name="height" value="0.035" units="cm"/>
      <inkml:brushProperty name="color" value="#E71224"/>
    </inkml:brush>
  </inkml:definitions>
  <inkml:trace contextRef="#ctx0" brushRef="#br0">112 1 25086,'-111'3437'0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03:14.501"/>
    </inkml:context>
    <inkml:brush xml:id="br0">
      <inkml:brushProperty name="width" value="0.035" units="cm"/>
      <inkml:brushProperty name="height" value="0.035" units="cm"/>
      <inkml:brushProperty name="color" value="#E71224"/>
    </inkml:brush>
  </inkml:definitions>
  <inkml:trace contextRef="#ctx0" brushRef="#br0">26 550 4607 0 0,'-1'2'9520'0'0,"7"1"-3817"0"0,19 9-2194 0 0,31 11-3169 0 0,-33-15-165 0 0,1 1 182 0 0,40 10-1 0 0,-107-37-356 0 0,-4 6-110 0 0,25 7-6 0 0,0-1 0 0 0,0-1 1 0 0,-28-13-1 0 0,49 20 113 0 0,1 0 1 0 0,-1 0 0 0 0,1-1-1 0 0,-1 1 1 0 0,1 0-1 0 0,0 0 1 0 0,-1 0 0 0 0,1-1-1 0 0,-1 1 1 0 0,1 0 0 0 0,0 0-1 0 0,-1-1 1 0 0,1 1-1 0 0,0-1 1 0 0,-1 1 0 0 0,1 0-1 0 0,0-1 1 0 0,-1 1-1 0 0,1 0 1 0 0,0-1 0 0 0,0 1-1 0 0,-1-1 1 0 0,1 1 0 0 0,0-1-1 0 0,0 1 1 0 0,0-1-1 0 0,0 0 1 0 0,0 1 11 0 0,0-1 0 0 0,1 0 1 0 0,-1 1-1 0 0,1-1 0 0 0,-1 1 0 0 0,1 0 1 0 0,-1-1-1 0 0,1 1 0 0 0,-1-1 0 0 0,1 1 1 0 0,0 0-1 0 0,-1-1 0 0 0,1 1 0 0 0,-1 0 1 0 0,1 0-1 0 0,0-1 0 0 0,0 1 0 0 0,37-7 496 0 0,-32 6-440 0 0,41-3 416 0 0,-32 3-257 0 0,-1 0-1 0 0,1-1 1 0 0,18-4 0 0 0,-32 6-222 0 0,-1 0 1 0 0,0 0-1 0 0,1 0 0 0 0,-1-1 1 0 0,1 1-1 0 0,-1 0 0 0 0,0 0 1 0 0,1 0-1 0 0,-1 0 0 0 0,1 0 0 0 0,-1 0 1 0 0,0-1-1 0 0,1 1 0 0 0,-1 0 1 0 0,1 0-1 0 0,-1-1 0 0 0,0 1 1 0 0,1 0-1 0 0,-1-1 0 0 0,0 1 0 0 0,0 0 1 0 0,1-1-1 0 0,-1 1 0 0 0,0 0 1 0 0,0-1-1 0 0,1 1 0 0 0,-1 0 1 0 0,0-1-1 0 0,0 1 0 0 0,0-1 0 0 0,0 1 1 0 0,0-1-1 0 0,0 0 4 0 0,0 0-1 0 0,-1 1 1 0 0,1-1 0 0 0,-1 0-1 0 0,1 1 1 0 0,-1-1-1 0 0,0 0 1 0 0,1 1-1 0 0,-1-1 1 0 0,0 1 0 0 0,1-1-1 0 0,-1 1 1 0 0,0-1-1 0 0,-1 0 1 0 0,-29-11 90 0 0,-9 1-296 0 0,21 6-8 0 0,-1 0 0 0 0,-25-12 0 0 0,45 17 205 0 0,0 0 0 0 0,-1 0 0 0 0,1 0 0 0 0,-1-1 0 0 0,1 1 0 0 0,-1 0 0 0 0,1 0 0 0 0,0 0 0 0 0,-1-1 0 0 0,1 1 0 0 0,-1 0 0 0 0,1 0 0 0 0,0-1 0 0 0,-1 1 0 0 0,1 0 0 0 0,0-1 0 0 0,0 1 0 0 0,-1 0 0 0 0,1-1 0 0 0,0 1 0 0 0,0-1 0 0 0,-1 1 0 0 0,1 0 0 0 0,0-1 0 0 0,0 1 0 0 0,0-1 0 0 0,0 1 0 0 0,0 0 0 0 0,0-1 0 0 0,0 0 0 0 0,0 0 11 0 0,0 1-1 0 0,1-1 1 0 0,-1 1 0 0 0,1-1-1 0 0,-1 0 1 0 0,1 1 0 0 0,-1-1-1 0 0,1 1 1 0 0,0-1 0 0 0,-1 1-1 0 0,1 0 1 0 0,0-1 0 0 0,-1 1-1 0 0,1 0 1 0 0,1-1-1 0 0,34-9 550 0 0,-32 9-447 0 0,12-3 215 0 0,33-1 1 0 0,-22 4-3058 0 0</inkml:trace>
  <inkml:trace contextRef="#ctx0" brushRef="#br0" timeOffset="600.91">13 314 20735 0 0,'2'1'190'0'0,"0"0"-1"0"0,0 0 1 0 0,0-1 0 0 0,0 1-1 0 0,0 0 1 0 0,0-1 0 0 0,0 1-1 0 0,0-1 1 0 0,1 0-1 0 0,-1 0 1 0 0,2 0 0 0 0,3 0 79 0 0,18 2 915 0 0,38-2 0 0 0,-53-1-919 0 0,-1 0 0 0 0,1 0-1 0 0,-1-1 1 0 0,0 0 0 0 0,0 0-1 0 0,0-1 1 0 0,12-6 0 0 0,-20 9-255 0 0,-1-1 1 0 0,1 1-1 0 0,0 0 1 0 0,0-1-1 0 0,0 1 1 0 0,-1-1-1 0 0,1 1 1 0 0,0-1-1 0 0,0 1 1 0 0,-1-1-1 0 0,1 1 1 0 0,0-1 0 0 0,-1 0-1 0 0,1 1 1 0 0,-1-1-1 0 0,1 0 1 0 0,-1 0-1 0 0,1 1 1 0 0,-1-1-1 0 0,0 0 1 0 0,1 0-1 0 0,-1 0 1 0 0,0 0-1 0 0,0 1 1 0 0,0-1-1 0 0,1-2 1 0 0,-2 2 15 0 0,1 0 0 0 0,-1 0 0 0 0,1 0 1 0 0,-1 0-1 0 0,1 0 0 0 0,-1 0 0 0 0,0 0 1 0 0,0 0-1 0 0,1 0 0 0 0,-1 0 0 0 0,0 0 0 0 0,0 0 1 0 0,0 0-1 0 0,0 1 0 0 0,0-1 0 0 0,-2 0 0 0 0,-5-4 122 0 0,-1 1 0 0 0,0 0 0 0 0,-13-4 0 0 0,-82-17-3675 0 0,96 22-5714 0 0</inkml:trace>
  <inkml:trace contextRef="#ctx0" brushRef="#br0" timeOffset="1042.54">1 122 17967 0 0,'24'4'5019'0'0,"-6"-1"-4368"0"0,63 10 1702 0 0,-74-12-2086 0 0,1-1 0 0 0,0 0 1 0 0,-1 0-1 0 0,1-1 0 0 0,-1 0 0 0 0,1 0 1 0 0,-1-1-1 0 0,11-3 0 0 0,-17 5-244 0 0,1-1 0 0 0,-1 0 0 0 0,1 0 0 0 0,-1 0 0 0 0,0 0 0 0 0,1 0 0 0 0,-1 0 1 0 0,0 0-1 0 0,0 0 0 0 0,1 0 0 0 0,-1 0 0 0 0,0-1 0 0 0,0 1 0 0 0,-1 0 0 0 0,1-1 0 0 0,0 1 0 0 0,0-1 0 0 0,0-1 0 0 0,0 0 145 0 0,0-1 0 0 0,-1 1 0 0 0,1 0 0 0 0,-1-1 0 0 0,0 1 0 0 0,0 0 0 0 0,0-1 0 0 0,-1-4 0 0 0,-8-29-1368 0 0,-4 7-6499 0 0,9 23-1516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23:32.770"/>
    </inkml:context>
    <inkml:brush xml:id="br0">
      <inkml:brushProperty name="width" value="0.035" units="cm"/>
      <inkml:brushProperty name="height" value="0.035" units="cm"/>
      <inkml:brushProperty name="color" value="#004F8B"/>
    </inkml:brush>
  </inkml:definitions>
  <inkml:trace contextRef="#ctx0" brushRef="#br0">69 130 5063 0 0,'-4'-9'14828'0'0,"1"16"-11192"0"0,-2 2-3684 0 0,-12 24 1165 0 0,-9 22-23 0 0,23-49-949 0 0,1 0 1 0 0,0 1-1 0 0,0-1 1 0 0,1 0-1 0 0,-1 1 1 0 0,1 11-1 0 0,1-18-143 0 0,0 0-1 0 0,0 0 1 0 0,0 0-1 0 0,0 0 1 0 0,0 0-1 0 0,-1 0 1 0 0,1 0-1 0 0,0 0 1 0 0,0 1-1 0 0,0-1 1 0 0,0 0-1 0 0,0 0 1 0 0,0 0-1 0 0,0 0 1 0 0,0 0-1 0 0,0 0 1 0 0,0 0-1 0 0,0 0 1 0 0,0 0-1 0 0,0 0 1 0 0,0 1-1 0 0,0-1 1 0 0,1 0-1 0 0,-1 0 1 0 0,0 0-1 0 0,0 0 1 0 0,0 0-1 0 0,0 0 1 0 0,0 0-1 0 0,0 0 1 0 0,0 0-1 0 0,0 0 1 0 0,0 0-1 0 0,0 0 1 0 0,0 1-1 0 0,0-1 1 0 0,0 0-1 0 0,0 0 1 0 0,0 0-1 0 0,1 0 1 0 0,-1 0-1 0 0,0 0 1 0 0,0 0-1 0 0,0 0 1 0 0,0 0-1 0 0,0 0 1 0 0,0 0-1 0 0,0 0 1 0 0,0 0-1 0 0,0 0 1 0 0,0 0-1 0 0,1 0 1 0 0,-1 0-1 0 0,0 0 1 0 0,0 0-1 0 0,0 0 1 0 0,0 0-1 0 0,0 0 1 0 0,0 0-1 0 0,0 0 1 0 0,0 0-1 0 0,0 0 1 0 0,0 0-1 0 0,0 0 1 0 0,1-1-1 0 0,-1 1 1 0 0,6-7 13 0 0,6-12-24 0 0,12-41-423 0 0,-17 41 134 0 0,17-35 0 0 0,-24 54 295 0 0,0 0 0 0 0,0 0 0 0 0,0-1 0 0 0,0 1 0 0 0,0 0 0 0 0,1 0 0 0 0,-1-1 0 0 0,0 1 0 0 0,0 0 0 0 0,0 0 0 0 0,0 0 0 0 0,0-1 0 0 0,0 1 0 0 0,1 0 0 0 0,-1 0 0 0 0,0 0 0 0 0,0 0 0 0 0,0 0 0 0 0,1-1 0 0 0,-1 1 0 0 0,0 0 0 0 0,0 0 0 0 0,0 0 0 0 0,1 0 0 0 0,-1 0 0 0 0,0 0 0 0 0,0 0 0 0 0,0 0 0 0 0,1 0 0 0 0,-1 0 0 0 0,0-1 0 0 0,0 1 0 0 0,1 0 0 0 0,-1 1 0 0 0,0-1 0 0 0,0 0 0 0 0,1 0 0 0 0,-1 0 0 0 0,0 0 1 0 0,0 0-1 0 0,1 0 0 0 0,-1 0 0 0 0,6 12 497 0 0,1 17 659 0 0,-4-1-790 0 0,5 27 311 0 0,-8-55-670 0 0,0 1 0 0 0,0-1 0 0 0,0 0 0 0 0,0 1 0 0 0,0-1 0 0 0,0 0 0 0 0,0 1 0 0 0,0-1 1 0 0,1 0-1 0 0,-1 1 0 0 0,0-1 0 0 0,0 0 0 0 0,0 1 0 0 0,1-1 0 0 0,-1 0 0 0 0,0 1 0 0 0,0-1 0 0 0,1 0 0 0 0,-1 1 0 0 0,0-1 0 0 0,0 0 0 0 0,1 0 0 0 0,-1 0 0 0 0,0 1 0 0 0,1-1 0 0 0,-1 0 1 0 0,0 0-1 0 0,1 0 0 0 0,8-6 18 0 0,4-19-40 0 0,-12 24 24 0 0,10-26-89 0 0,-9 19-26 0 0,1 0 1 0 0,1 0 0 0 0,-1 0-1 0 0,1 1 1 0 0,0 0 0 0 0,1-1-1 0 0,0 1 1 0 0,11-12-1 0 0,-16 19 108 0 0,1 0 0 0 0,-1 0 0 0 0,0 0 0 0 0,1-1-1 0 0,-1 1 1 0 0,0 0 0 0 0,1 0 0 0 0,-1 0 0 0 0,0 0 0 0 0,1 0-1 0 0,-1 0 1 0 0,0 0 0 0 0,1 0 0 0 0,-1 0 0 0 0,1 0-1 0 0,-1 0 1 0 0,0 0 0 0 0,1 0 0 0 0,-1 0 0 0 0,0 0-1 0 0,1 0 1 0 0,-1 1 0 0 0,0-1 0 0 0,1 0 0 0 0,-1 0 0 0 0,0 0-1 0 0,1 0 1 0 0,-1 1 0 0 0,0-1 0 0 0,1 0 0 0 0,-1 0-1 0 0,0 1 1 0 0,0-1 0 0 0,1 0 0 0 0,-1 1 0 0 0,0-1-1 0 0,0 0 1 0 0,0 1 0 0 0,1-1 0 0 0,-1 0 0 0 0,0 1 0 0 0,0-1-1 0 0,0 0 1 0 0,0 1 0 0 0,0-1 0 0 0,0 0 0 0 0,0 1-1 0 0,0-1 1 0 0,0 1 0 0 0,6 22 18 0 0,-6-22-16 0 0,3 18-367 0 0,0 1-1 0 0,-1 0 1 0 0,-1 22 0 0 0</inkml:trace>
  <inkml:trace contextRef="#ctx0" brushRef="#br0" timeOffset="570.79">313 75 19807 0 0,'-1'12'1326'0'0,"0"0"0"0"0,-1 0 1 0 0,-4 15-1 0 0,3-16-832 0 0,1-1 0 0 0,0 1 1 0 0,1 0-1 0 0,-1 18 0 0 0,2-28-427 0 0,0-1-1 0 0,0 1 1 0 0,0-1-1 0 0,0 1 1 0 0,1 0-1 0 0,-1-1 0 0 0,0 1 1 0 0,0-1-1 0 0,0 1 1 0 0,1 0-1 0 0,-1-1 1 0 0,0 1-1 0 0,0-1 1 0 0,1 1-1 0 0,-1-1 1 0 0,0 1-1 0 0,1-1 1 0 0,-1 1-1 0 0,1-1 1 0 0,-1 1-1 0 0,1-1 1 0 0,-1 0-1 0 0,1 1 1 0 0,-1-1-1 0 0,1 0 1 0 0,-1 1-1 0 0,1-1 1 0 0,0 0-1 0 0,1 1-11 0 0,0-1 0 0 0,-1 0 0 0 0,1 0-1 0 0,0 0 1 0 0,0 0 0 0 0,-1 0 0 0 0,1 0-1 0 0,0 0 1 0 0,-1-1 0 0 0,3 0 0 0 0,5-2-94 0 0,0-1 0 0 0,16-8 0 0 0,-23 10 73 0 0,1 1-456 0 0,10-6-3 0 0,-4 2-7610 0 0</inkml:trace>
  <inkml:trace contextRef="#ctx0" brushRef="#br0" timeOffset="1031.83">461 79 11975 0 0,'-7'9'7429'0'0,"-2"13"-3937"0"0,6-17-3150 0 0,-6 18 852 0 0,2-3 498 0 0,-19 33 0 0 0,33-66-1271 0 0,9-26-1 0 0,-11 23-489 0 0,15-26 0 0 0,-18 37 69 0 0,1 1 0 0 0,-1 0 0 0 0,1 0 0 0 0,0 0 0 0 0,1 1 0 0 0,5-6 0 0 0,-8 8 0 0 0,-1 0 0 0 0,1 1 0 0 0,0-1 0 0 0,0 1 0 0 0,0 0 0 0 0,-1-1 0 0 0,1 1 0 0 0,0 0 0 0 0,0-1 0 0 0,0 1 0 0 0,0 0 0 0 0,0 0 0 0 0,0 0 0 0 0,0 0 0 0 0,0 0 0 0 0,0 0 0 0 0,0 0 0 0 0,-1 0 0 0 0,1 0 0 0 0,0 0 0 0 0,0 0 0 0 0,0 0 0 0 0,0 1 0 0 0,0-1 0 0 0,0 0 0 0 0,0 1 0 0 0,-1-1 0 0 0,1 1 0 0 0,0-1 0 0 0,0 1 0 0 0,0-1 0 0 0,-1 1 0 0 0,1 0 0 0 0,0-1 0 0 0,-1 1 0 0 0,1 0 0 0 0,-1 0 0 0 0,1-1 0 0 0,-1 1 0 0 0,2 2 0 0 0,2 4 4 0 0,-1 0 0 0 0,1 0-1 0 0,-1 0 1 0 0,0 1 0 0 0,-1-1 0 0 0,0 1-1 0 0,0 0 1 0 0,-1 0 0 0 0,0 0 0 0 0,0-1 0 0 0,-1 1-1 0 0,0 0 1 0 0,-1 9 0 0 0,1-11-517 0 0,-1 1 1 0 0,0 0-1 0 0,-1-1 1 0 0,0 1-1 0 0,-3 7 0 0 0</inkml:trace>
  <inkml:trace contextRef="#ctx0" brushRef="#br0" timeOffset="1203.77">418 183 19807 0 0,'1'-1'166'0'0,"-1"0"1"0"0,0 1-1 0 0,1-1 0 0 0,-1 0 0 0 0,0 1 1 0 0,1-1-1 0 0,-1 1 0 0 0,1-1 0 0 0,-1 1 1 0 0,1-1-1 0 0,-1 1 0 0 0,1-1 0 0 0,-1 1 1 0 0,1-1-1 0 0,-1 1 0 0 0,1 0 0 0 0,0-1 1 0 0,-1 1-1 0 0,1 0 0 0 0,0-1 0 0 0,-1 1 1 0 0,1 0-1 0 0,1 0 0 0 0,19-9 652 0 0,-11 6-576 0 0,0 0 1 0 0,0 2-1 0 0,19-3 0 0 0,-4 6-7497 0 0,-18-1-619 0 0</inkml:trace>
  <inkml:trace contextRef="#ctx0" brushRef="#br0" timeOffset="1531.79">761 57 19663 0 0,'-17'25'2242'0'0,"2"0"1"0"0,-13 28-1 0 0,16-28-2173 0 0,-1-1 0 0 0,-26 35 1 0 0</inkml:trace>
  <inkml:trace contextRef="#ctx0" brushRef="#br0" timeOffset="2284.71">863 98 12895 0 0,'-5'0'7064'0'0,"-2"7"-4899"0"0,-2 7-1437 0 0,9-14-482 0 0,-20 36 1500 0 0,-27 66 0 0 0,71-130-1521 0 0,7-25-464 0 0,-24 38 124 0 0,1 1-1 0 0,0 1 1 0 0,1 0 0 0 0,1 0 0 0 0,18-19-1 0 0,-28 31 113 0 0,1 0 1 0 0,-1 1-1 0 0,1-1 0 0 0,-1 1 0 0 0,1 0 0 0 0,0-1 0 0 0,-1 1 0 0 0,1-1 0 0 0,-1 1 0 0 0,1 0 0 0 0,0-1 0 0 0,-1 1 0 0 0,1 0 0 0 0,0 0 0 0 0,0-1 0 0 0,-1 1 0 0 0,1 0 0 0 0,0 0 0 0 0,-1 0 0 0 0,1 0 1 0 0,0 0-1 0 0,0 0 0 0 0,-1 0 0 0 0,1 0 0 0 0,0 0 0 0 0,-1 0 0 0 0,1 1 0 0 0,0-1 0 0 0,0 1 0 0 0,1 0 5 0 0,-1 0 0 0 0,0 0 0 0 0,0 0 0 0 0,0 0 0 0 0,0 0 0 0 0,0 1 0 0 0,-1-1 0 0 0,1 0 0 0 0,0 1 0 0 0,0-1 0 0 0,-1 0 0 0 0,1 1 0 0 0,0 1 0 0 0,1 5 73 0 0,0 1-1 0 0,-1-1 0 0 0,2 17 1 0 0,-3-13-346 0 0,0 0 0 0 0,-1 1 1 0 0,0-1-1 0 0,-1 0 0 0 0,0 0 1 0 0,-1 0-1 0 0,-6 15 0 0 0</inkml:trace>
  <inkml:trace contextRef="#ctx0" brushRef="#br0" timeOffset="2440.61">848 198 21247 0 0,'0'0'55'0'0,"0"0"0"0"0,0 0-1 0 0,-1-1 1 0 0,1 1 0 0 0,0 0-1 0 0,0 0 1 0 0,0 0 0 0 0,0 0-1 0 0,0-1 1 0 0,-1 1 0 0 0,1 0 0 0 0,0 0-1 0 0,0 0 1 0 0,0 0 0 0 0,0-1-1 0 0,0 1 1 0 0,0 0 0 0 0,0 0-1 0 0,0-1 1 0 0,0 1 0 0 0,0 0 0 0 0,0 0-1 0 0,0 0 1 0 0,0-1 0 0 0,0 1-1 0 0,0 0 1 0 0,0 0 0 0 0,0 0-1 0 0,0-1 1 0 0,0 1 0 0 0,0 0-1 0 0,0 0 1 0 0,0-1 0 0 0,0 1 0 0 0,0 0-1 0 0,0 0 1 0 0,0 0 0 0 0,1 0-1 0 0,-1-1 1 0 0,0 1 0 0 0,0 0-1 0 0,0 0 1 0 0,0 0 0 0 0,1-1 0 0 0,12-4 1195 0 0,19 2-666 0 0,29-3-2608 0 0,-49 5-6408 0 0</inkml:trace>
  <inkml:trace contextRef="#ctx0" brushRef="#br0" timeOffset="2900.87">1072 62 15663 0 0,'-9'22'5870'0'0,"-2"3"-4312"0"0,6-13-976 0 0,0-1-1 0 0,1 1 1 0 0,1-1-1 0 0,-1 1 1 0 0,2 0-1 0 0,-1 0 1 0 0,0 17-1 0 0,3-27-532 0 0,0-1 0 0 0,0 1 0 0 0,1-1 0 0 0,-1 0 0 0 0,0 1 0 0 0,0-1 0 0 0,1 0 0 0 0,-1 1 0 0 0,1-1 0 0 0,-1 0 0 0 0,1 1 0 0 0,-1-1 0 0 0,1 0 0 0 0,0 0 0 0 0,0 1 0 0 0,0-1 1 0 0,0 0-1 0 0,0 0 0 0 0,0 0 0 0 0,0 0 0 0 0,0 0 0 0 0,0-1 0 0 0,0 1 0 0 0,0 0 0 0 0,0 0 0 0 0,1-1 0 0 0,-1 1 0 0 0,0-1 0 0 0,1 1 0 0 0,-1-1 0 0 0,0 1 0 0 0,1-1 0 0 0,-1 0 0 0 0,0 0 0 0 0,1 0 0 0 0,-1 1 0 0 0,1-1 0 0 0,-1-1 0 0 0,0 1 0 0 0,1 0 0 0 0,-1 0 0 0 0,3-1 0 0 0,6-1-240 0 0,0-1-1 0 0,0 0 0 0 0,-1 0 1 0 0,14-7-1 0 0,-20 9 58 0 0,17-6-1691 0 0,-8 4 882 0 0</inkml:trace>
  <inkml:trace contextRef="#ctx0" brushRef="#br0" timeOffset="3337.37">1185 54 14279 0 0,'-3'2'4916'0'0,"-1"7"-2128"0"0,-2 9-744 0 0,4-7-1481 0 0,1 0 1 0 0,1 0-1 0 0,0 1 1 0 0,0-1-1 0 0,3 15 0 0 0,-2-21-415 0 0,-1 0 0 0 0,2 0 0 0 0,-1 0 0 0 0,0 0 0 0 0,1 0 0 0 0,0 0 0 0 0,0-1 0 0 0,1 1 0 0 0,-1-1 0 0 0,1 1 0 0 0,0-1 0 0 0,0 0 0 0 0,7 7 0 0 0,-9-10-131 0 0,0 0 1 0 0,1 0-1 0 0,-1 0 0 0 0,0 0 0 0 0,0-1 0 0 0,1 1 1 0 0,-1 0-1 0 0,0-1 0 0 0,1 1 0 0 0,-1-1 1 0 0,1 0-1 0 0,-1 1 0 0 0,1-1 0 0 0,-1 0 0 0 0,0 0 1 0 0,1 0-1 0 0,-1 0 0 0 0,1 0 0 0 0,-1 0 1 0 0,3-1-1 0 0,-1 1-10 0 0,-1-1 0 0 0,1 0 0 0 0,-1-1 0 0 0,0 1 0 0 0,1 0 0 0 0,-1-1 0 0 0,0 1 0 0 0,0-1 0 0 0,0 0 0 0 0,3-3 0 0 0,1-2-11 0 0,0 0 0 0 0,-1-1 1 0 0,0 0-1 0 0,0 0 0 0 0,5-12 0 0 0,-5 9 176 0 0,-1 0 1 0 0,0-1-1 0 0,2-12 1 0 0,-5 20-463 0 0,0 0 1 0 0,-1 1 0 0 0,0-2-1 0 0,1 1 1 0 0,-2 0 0 0 0,1 0 0 0 0,-1-4-1 0 0,0 6-533 0 0,1-1-1 0 0,-1 1 0 0 0,0 0 0 0 0,0 0 1 0 0,0 0-1 0 0,0 0 0 0 0,0 0 0 0 0,-2-2 1 0 0</inkml:trace>
  <inkml:trace contextRef="#ctx0" brushRef="#br0" timeOffset="4174.57">1609 113 455 0 0,'-4'-3'858'0'0,"3"1"605"0"0,0 1 1 0 0,-1-1-1 0 0,1 1 0 0 0,-1 0 1 0 0,1 0-1 0 0,0 0 0 0 0,-1 0 1 0 0,0 0-1 0 0,1 0 0 0 0,-1 0 1 0 0,-1 0-1 0 0,-9 0 2538 0 0,10 1-3915 0 0,1 0 0 0 0,0 0 1 0 0,-1 1-1 0 0,1-1 0 0 0,0 0 0 0 0,-1 0 1 0 0,1 1-1 0 0,0-1 0 0 0,-1 1 1 0 0,1-1-1 0 0,0 1 0 0 0,-1 0 0 0 0,1 0 1 0 0,0-1-1 0 0,0 1 0 0 0,0 0 0 0 0,0 0 1 0 0,0 0-1 0 0,0 0 0 0 0,0 0 1 0 0,0 0-1 0 0,0 0 0 0 0,1 1 0 0 0,-1-1 1 0 0,0 0-1 0 0,0 2 0 0 0,1-2-26 0 0,0 1 1 0 0,0 0-1 0 0,0-1 0 0 0,0 1 0 0 0,0 0 0 0 0,0 0 0 0 0,1-1 1 0 0,-1 1-1 0 0,0 0 0 0 0,1-1 0 0 0,0 1 0 0 0,-1 0 1 0 0,1-1-1 0 0,0 1 0 0 0,0-1 0 0 0,0 1 0 0 0,0-1 1 0 0,0 0-1 0 0,0 1 0 0 0,2 1 0 0 0,13 13 100 0 0,-10-11-147 0 0,0 1 0 0 0,0 0 0 0 0,-1 1 0 0 0,1-1 0 0 0,7 15 1 0 0,-12-20-16 0 0,-1 1 0 0 0,1-1 1 0 0,-1 1-1 0 0,1-1 0 0 0,-1 1 1 0 0,0-1-1 0 0,1 1 0 0 0,-1-1 1 0 0,0 1-1 0 0,0-1 0 0 0,0 1 1 0 0,0-1-1 0 0,0 1 0 0 0,-1-1 1 0 0,0 3-1 0 0,0-2 3 0 0,0 0 0 0 0,0 0 0 0 0,0 0 0 0 0,0-1 0 0 0,0 1 1 0 0,-1 0-1 0 0,1-1 0 0 0,0 1 0 0 0,-1-1 0 0 0,1 0 0 0 0,-1 1 0 0 0,0-1 0 0 0,0 0 0 0 0,-3 1 0 0 0,1 0 83 0 0,0 0-1 0 0,0 0 1 0 0,0-1-1 0 0,0 0 1 0 0,0 0 0 0 0,-1 0-1 0 0,-5 0 1 0 0,-12-2-1372 0 0,5-7-6378 0 0</inkml:trace>
  <inkml:trace contextRef="#ctx0" brushRef="#br0" timeOffset="4642.95">1638 199 14567 0 0,'0'1'145'0'0,"-1"0"0"0"0,0 0-1 0 0,1 0 1 0 0,-1 0-1 0 0,1 0 1 0 0,-1 0 0 0 0,1 0-1 0 0,-1 0 1 0 0,1 1 0 0 0,0-1-1 0 0,0 0 1 0 0,-1 0 0 0 0,1 0-1 0 0,0 0 1 0 0,0 0-1 0 0,0 1 1 0 0,1 1 0 0 0,-1-2 63 0 0,0-1 1 0 0,0 1-1 0 0,1 0 1 0 0,-1 0 0 0 0,1-1-1 0 0,-1 1 1 0 0,1 0-1 0 0,-1-1 1 0 0,1 1-1 0 0,-1-1 1 0 0,1 1-1 0 0,0-1 1 0 0,-1 1 0 0 0,1-1-1 0 0,0 1 1 0 0,-1-1-1 0 0,1 1 1 0 0,0-1-1 0 0,1 1 1 0 0,0-1-3 0 0,0 1 0 0 0,1-1-1 0 0,-1 1 1 0 0,0-1 0 0 0,1 0 0 0 0,-1 0 0 0 0,0 0-1 0 0,1 0 1 0 0,-1 0 0 0 0,1-1 0 0 0,-1 1-1 0 0,0-1 1 0 0,0 1 0 0 0,1-1 0 0 0,-1 0 0 0 0,3-1-1 0 0,0-2-118 0 0,1 0-1 0 0,-1 0 1 0 0,0 0-1 0 0,-1-1 0 0 0,1 0 1 0 0,-1 0-1 0 0,0 0 1 0 0,0-1-1 0 0,3-5 0 0 0,-5 7-78 0 0,1 1-1 0 0,-2-1 1 0 0,1 0-1 0 0,0 1 0 0 0,-1-1 1 0 0,1 0-1 0 0,-1 0 1 0 0,0 0-1 0 0,-1 0 1 0 0,1 0-1 0 0,-1 0 0 0 0,1 0 1 0 0,-1-1-1 0 0,-1 1 1 0 0,0-6-1 0 0,1 9-9 0 0,0 0 0 0 0,-1 0-1 0 0,1 0 1 0 0,0 0 0 0 0,-1 0 0 0 0,1 0 0 0 0,-1 0-1 0 0,1 0 1 0 0,-1 0 0 0 0,0 0 0 0 0,1 0-1 0 0,-1 0 1 0 0,0 1 0 0 0,1-1 0 0 0,-1 0-1 0 0,0 1 1 0 0,0-1 0 0 0,0 0 0 0 0,0 1 0 0 0,0-1-1 0 0,0 1 1 0 0,-1-1 0 0 0,0 0 15 0 0,0 1 0 0 0,0 0 0 0 0,0 0 0 0 0,1 0 0 0 0,-1 0 0 0 0,0 0 0 0 0,0 0 0 0 0,0 1 0 0 0,1-1-1 0 0,-1 1 1 0 0,0-1 0 0 0,-2 2 0 0 0,-2 1 126 0 0,-1 0 0 0 0,1 1 0 0 0,0-1 0 0 0,0 2 0 0 0,-9 6 0 0 0,9-5 89 0 0,1 0 0 0 0,-1 0 0 0 0,1 1 0 0 0,0 0 0 0 0,0 0 0 0 0,1 0 0 0 0,0 0 0 0 0,-5 13 0 0 0,8-17-174 0 0,1-1 0 0 0,-1 1 0 0 0,0 0 0 0 0,1 0 0 0 0,-1 0 0 0 0,1-1 0 0 0,0 1 0 0 0,0 0 0 0 0,0 0 0 0 0,0 0 0 0 0,0 0 0 0 0,2 4 0 0 0,-1-5-49 0 0,-1 0-1 0 0,1-1 1 0 0,0 1-1 0 0,0 0 1 0 0,0-1-1 0 0,1 1 1 0 0,-1 0-1 0 0,0-1 1 0 0,0 0 0 0 0,1 1-1 0 0,-1-1 1 0 0,1 0-1 0 0,0 0 1 0 0,-1 1-1 0 0,1-1 1 0 0,0 0-1 0 0,-1-1 1 0 0,1 1-1 0 0,0 0 1 0 0,2 0-1 0 0,1 0 9 0 0,0 1-1 0 0,0-2 1 0 0,-1 1-1 0 0,1-1 1 0 0,0 1 0 0 0,0-1-1 0 0,0 0 1 0 0,-1-1-1 0 0,1 1 1 0 0,6-3 0 0 0,-1 1-879 0 0,0-1 1 0 0,0-1 0 0 0,16-8-1 0 0,-13 5-8643 0 0</inkml:trace>
  <inkml:trace contextRef="#ctx0" brushRef="#br0" timeOffset="4840.14">1829 55 16583 0 0,'0'0'104'0'0,"0"0"1"0"0,0 0-1 0 0,0 0 0 0 0,0 0 1 0 0,0 0-1 0 0,-1 0 0 0 0,1-1 0 0 0,0 1 1 0 0,0 0-1 0 0,0 0 0 0 0,-1 0 0 0 0,1 0 1 0 0,0 0-1 0 0,0 0 0 0 0,0 0 0 0 0,0 0 1 0 0,-1 0-1 0 0,1 0 0 0 0,0 0 0 0 0,0 0 1 0 0,0 0-1 0 0,-1 0 0 0 0,1 0 0 0 0,0 0 1 0 0,0 0-1 0 0,0 0 0 0 0,-1 0 0 0 0,1 0 1 0 0,0 0-1 0 0,0 0 0 0 0,0 1 0 0 0,0-1 1 0 0,-1 0-1 0 0,1 0 0 0 0,0 0 0 0 0,0 0 1 0 0,0 0-1 0 0,0 0 0 0 0,-1 1 0 0 0,1-1 1 0 0,0 0-1 0 0,0 0 0 0 0,0 0 0 0 0,0 0 1 0 0,0 1-1 0 0,0-1 0 0 0,0 0 0 0 0,-6 16 1866 0 0,-1 19-893 0 0,3-10-824 0 0,-4 37 610 0 0,8-55-1474 0 0,0 0-1 0 0,1 1 0 0 0,1 10 0 0 0</inkml:trace>
  <inkml:trace contextRef="#ctx0" brushRef="#br0" timeOffset="5088.38">1821 240 15199 0 0,'0'0'1172'0'0,"11"-8"2538"0"0,5-3-3229 0 0,-1-2 1 0 0,-1 0 0 0 0,0-1 0 0 0,-1 0 0 0 0,0-1-1 0 0,-1 0 1 0 0,12-22 0 0 0,-23 37-479 0 0,-1-1 0 0 0,1 0 0 0 0,-1 0 0 0 0,0 1-1 0 0,1-1 1 0 0,-1 0 0 0 0,0 0 0 0 0,0 0 0 0 0,1 1 0 0 0,-1-1 0 0 0,0 0-1 0 0,0 0 1 0 0,0 0 0 0 0,0 0 0 0 0,0 1 0 0 0,0-1 0 0 0,-1-2 0 0 0,1 3 2 0 0,0 0 0 0 0,0-1 0 0 0,-1 1 0 0 0,1 0 0 0 0,0-1 0 0 0,-1 1 0 0 0,1 0 0 0 0,0-1 1 0 0,-1 1-1 0 0,1 0 0 0 0,0 0 0 0 0,-1-1 0 0 0,1 1 0 0 0,-1 0 0 0 0,1 0 0 0 0,0 0 0 0 0,-1 0 0 0 0,1-1 1 0 0,-1 1-1 0 0,1 0 0 0 0,-1 0 0 0 0,1 0 0 0 0,-1 0 0 0 0,-1 0 17 0 0,-1 0 0 0 0,1 1 1 0 0,0-1-1 0 0,-1 0 0 0 0,1 1 0 0 0,0 0 0 0 0,-1-1 0 0 0,1 1 1 0 0,0 0-1 0 0,0 0 0 0 0,-2 2 0 0 0,-11 7 631 0 0,1 0 0 0 0,-24 25 1 0 0,32-29-291 0 0,0 1 0 0 0,0 0 0 0 0,0 0 0 0 0,1 1 1 0 0,0 0-1 0 0,1 0 0 0 0,-6 12 0 0 0,10-18-328 0 0,-1-1 0 0 0,0 0 0 0 0,1 0 0 0 0,0 0 0 0 0,-1 1 0 0 0,1-1 0 0 0,0 0 0 0 0,0 1 0 0 0,-1-1 0 0 0,1 0 0 0 0,0 1 0 0 0,0-1 0 0 0,1 0 0 0 0,-1 1 0 0 0,0-1 0 0 0,0 0 0 0 0,1 0 0 0 0,-1 1 0 0 0,0-1 0 0 0,1 0 0 0 0,-1 0 0 0 0,1 1 0 0 0,0-1 0 0 0,-1 0 0 0 0,1 0 0 0 0,0 0 0 0 0,0 0 0 0 0,0 0 0 0 0,0 0 0 0 0,0 0 0 0 0,0 0-1 0 0,0-1 1 0 0,0 1 0 0 0,0 0 0 0 0,0 0 0 0 0,0-1 0 0 0,0 1 0 0 0,1-1 0 0 0,-1 1 0 0 0,0-1 0 0 0,0 0 0 0 0,1 1 0 0 0,-1-1 0 0 0,0 0 0 0 0,2 0 0 0 0,6 1-117 0 0,0 0 0 0 0,1-1 0 0 0,-1 0 1 0 0,0 0-1 0 0,10-3 0 0 0,-3 1-413 0 0</inkml:trace>
  <inkml:trace contextRef="#ctx0" brushRef="#br0" timeOffset="5801.06">2138 130 2303 0 0,'-1'-2'1273'0'0,"0"0"0"0"0,1 0 0 0 0,-1 0 0 0 0,0 0 0 0 0,-1 0 0 0 0,1 0 0 0 0,0 1 0 0 0,-2-3 0 0 0,1 3-484 0 0,1-1-1 0 0,0 1 1 0 0,-1 0 0 0 0,1 0 0 0 0,-1 0-1 0 0,1 0 1 0 0,-1 1 0 0 0,-3-2-1 0 0,2 1-364 0 0,0 0 0 0 0,0 1-1 0 0,0-1 1 0 0,0 1-1 0 0,-1 0 1 0 0,1 0-1 0 0,0 0 1 0 0,0 0 0 0 0,-1 1-1 0 0,1-1 1 0 0,-3 2-1 0 0,-1 0-293 0 0,0 0 0 0 0,1 0 0 0 0,-1 1 0 0 0,1 0 0 0 0,0 1 0 0 0,0-1 0 0 0,0 1 0 0 0,0 0 0 0 0,1 1 0 0 0,-8 6 0 0 0,11-8-44 0 0,0-1-1 0 0,0 1 0 0 0,0 0 1 0 0,0 1-1 0 0,0-1 1 0 0,0 0-1 0 0,1 0 0 0 0,-1 1 1 0 0,1-1-1 0 0,0 1 1 0 0,0-1-1 0 0,0 1 0 0 0,1-1 1 0 0,-1 1-1 0 0,1 0 1 0 0,0 6-1 0 0,1-8-74 0 0,-1 0 1 0 0,1-1-1 0 0,-1 1 1 0 0,1 0-1 0 0,0 0 0 0 0,-1 0 1 0 0,1 0-1 0 0,0-1 1 0 0,0 1-1 0 0,0-1 0 0 0,1 1 1 0 0,-1 0-1 0 0,0-1 1 0 0,1 0-1 0 0,-1 1 0 0 0,1-1 1 0 0,-1 0-1 0 0,1 0 1 0 0,-1 0-1 0 0,1 0 0 0 0,0 0 1 0 0,0 0-1 0 0,-1 0 1 0 0,1-1-1 0 0,0 1 0 0 0,0 0 1 0 0,0-1-1 0 0,0 0 0 0 0,0 1 1 0 0,0-1-1 0 0,0 0 1 0 0,3 0-1 0 0,0 0-70 0 0,1 0-1 0 0,-1-1 1 0 0,0 1-1 0 0,0-1 1 0 0,0 0-1 0 0,1 0 1 0 0,-1 0-1 0 0,0-1 1 0 0,0 0-1 0 0,-1 0 1 0 0,1 0-1 0 0,7-5 1 0 0,-5 2-360 0 0,0 0 1 0 0,-1-1-1 0 0,0 1 1 0 0,0-1-1 0 0,0 0 0 0 0,-1-1 1 0 0,6-8-1 0 0,0-4-497 0 0,-1 0-1 0 0,0-1 1 0 0,-2 1 0 0 0,0-2 0 0 0,6-26-1 0 0,-9 22 4013 0 0,-9 42-820 0 0,-22 114 37 0 0,6-25-5738 0 0,18-98-5199 0 0</inkml:trace>
  <inkml:trace contextRef="#ctx0" brushRef="#br0" timeOffset="5951.19">2092 204 10591 0 0,'-9'-8'1613'0'0,"9"8"-1341"0"0,0-1 0 0 0,0 1-1 0 0,0 0 1 0 0,0-1 0 0 0,-1 1 0 0 0,1-1-1 0 0,0 1 1 0 0,0 0 0 0 0,0-1-1 0 0,0 1 1 0 0,0-1 0 0 0,0 1-1 0 0,0 0 1 0 0,0-1 0 0 0,0 1-1 0 0,0-1 1 0 0,0 1 0 0 0,0 0 0 0 0,0-1-1 0 0,1 1 1 0 0,-1-1 0 0 0,0 1-1 0 0,0 0 1 0 0,0-1 0 0 0,0 1-1 0 0,1-1 1 0 0,10-8 5450 0 0,0 3-6980 0 0,-1 3 1047 0 0,0-1 0 0 0,0 2-1 0 0,0-1 1 0 0,0 1-1 0 0,0 1 1 0 0,19-1-1 0 0,-16 2-7865 0 0</inkml:trace>
  <inkml:trace contextRef="#ctx0" brushRef="#br0" timeOffset="6257.35">2339 134 5063 0 0,'-14'-18'12014'0'0,"12"17"-11426"0"0,1 0 0 0 0,0 0-1 0 0,-1 0 1 0 0,1 0 0 0 0,-1 0 0 0 0,1 1 0 0 0,-1-1 0 0 0,1 0-1 0 0,-3 0 1 0 0,2 1-433 0 0,0 0-1 0 0,0 0 1 0 0,0 0 0 0 0,0 0-1 0 0,0 0 1 0 0,0 0-1 0 0,0 0 1 0 0,0 1 0 0 0,0-1-1 0 0,0 1 1 0 0,0 0-1 0 0,0 0 1 0 0,0-1 0 0 0,0 1-1 0 0,0 0 1 0 0,1 0-1 0 0,-1 1 1 0 0,0-1-1 0 0,-1 2 1 0 0,-4 3 217 0 0,0 0 0 0 0,0 0-1 0 0,1 1 1 0 0,0 0 0 0 0,0 1 0 0 0,-5 8-1 0 0,10-13-273 0 0,-1 0 0 0 0,0 1 1 0 0,1-1-1 0 0,-1 1 0 0 0,1-1 0 0 0,0 1 0 0 0,0 0 0 0 0,0 3 0 0 0,1-5-70 0 0,0 0 0 0 0,0 0 0 0 0,0 0 0 0 0,0-1 0 0 0,0 1 0 0 0,0 0 0 0 0,1 0 0 0 0,-1 0 0 0 0,1-1 0 0 0,0 1 0 0 0,-1 0 0 0 0,1-1 0 0 0,0 1 0 0 0,0 0 0 0 0,0-1 0 0 0,0 1 0 0 0,2 1 0 0 0,-2-2-24 0 0,0 0-1 0 0,0 1 1 0 0,0-1 0 0 0,1 0-1 0 0,-1 0 1 0 0,1 0-1 0 0,-1 0 1 0 0,1-1-1 0 0,-1 1 1 0 0,1 0-1 0 0,-1-1 1 0 0,1 1 0 0 0,0 0-1 0 0,-1-1 1 0 0,1 0-1 0 0,0 0 1 0 0,-1 1-1 0 0,1-1 1 0 0,3 0-1 0 0,-2-1 3 0 0,1 1-1 0 0,-1-1 1 0 0,1 0-1 0 0,-1 0 0 0 0,0-1 1 0 0,1 1-1 0 0,-1 0 0 0 0,0-1 1 0 0,4-2-1 0 0,-1-1-133 0 0,1 1 0 0 0,-1-1 0 0 0,0-1 0 0 0,-1 1 0 0 0,1-1 0 0 0,-1 0 0 0 0,0 0-1 0 0,4-8 1 0 0,-7 10-57 0 0,0 0 1 0 0,0-1-1 0 0,-1 1 0 0 0,0-1 0 0 0,0 1 0 0 0,0-1 0 0 0,0-5 0 0 0,-1 4-306 0 0,1 1-1 0 0,0-1 0 0 0,0 1 1 0 0,3-7-1 0 0,-3 10-100 0 0,0 1-72 0 0</inkml:trace>
  <inkml:trace contextRef="#ctx0" brushRef="#br0" timeOffset="6581.8">2417 105 8751 0 0,'-1'10'7026'0'0,"2"5"-3936"0"0,0-9-2104 0 0,-7 62 4576 0 0,6-75-5453 0 0,1 0 0 0 0,1 0 0 0 0,-1 0-1 0 0,1 0 1 0 0,0 1 0 0 0,1-1 0 0 0,0 0-1 0 0,0 1 1 0 0,0 0 0 0 0,1 0 0 0 0,-1 0 0 0 0,1 0-1 0 0,1 0 1 0 0,-1 1 0 0 0,1 0 0 0 0,0 0 0 0 0,1 0-1 0 0,-1 1 1 0 0,12-8 0 0 0,-8 8-374 0 0,0 1 0 0 0,19-4-1 0 0,1-1-378 0 0,-22 6 148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03:10.309"/>
    </inkml:context>
    <inkml:brush xml:id="br0">
      <inkml:brushProperty name="width" value="0.035" units="cm"/>
      <inkml:brushProperty name="height" value="0.035" units="cm"/>
      <inkml:brushProperty name="color" value="#E71224"/>
    </inkml:brush>
  </inkml:definitions>
  <inkml:trace contextRef="#ctx0" brushRef="#br0">1 281 23255,'852'-281'0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03:08.067"/>
    </inkml:context>
    <inkml:brush xml:id="br0">
      <inkml:brushProperty name="width" value="0.035" units="cm"/>
      <inkml:brushProperty name="height" value="0.035" units="cm"/>
      <inkml:brushProperty name="color" value="#E71224"/>
    </inkml:brush>
  </inkml:definitions>
  <inkml:trace contextRef="#ctx0" brushRef="#br0">4 0 24669,'-4'769'0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03:06.253"/>
    </inkml:context>
    <inkml:brush xml:id="br0">
      <inkml:brushProperty name="width" value="0.035" units="cm"/>
      <inkml:brushProperty name="height" value="0.035" units="cm"/>
      <inkml:brushProperty name="color" value="#E71224"/>
    </inkml:brush>
  </inkml:definitions>
  <inkml:trace contextRef="#ctx0" brushRef="#br0">1 0 25688,'738'432'0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03:03.331"/>
    </inkml:context>
    <inkml:brush xml:id="br0">
      <inkml:brushProperty name="width" value="0.035" units="cm"/>
      <inkml:brushProperty name="height" value="0.035" units="cm"/>
      <inkml:brushProperty name="color" value="#E71224"/>
    </inkml:brush>
  </inkml:definitions>
  <inkml:trace contextRef="#ctx0" brushRef="#br0">97 1 22183,'-96'1483'0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02:12.136"/>
    </inkml:context>
    <inkml:brush xml:id="br0">
      <inkml:brushProperty name="width" value="0.035" units="cm"/>
      <inkml:brushProperty name="height" value="0.035" units="cm"/>
      <inkml:brushProperty name="color" value="#E71224"/>
    </inkml:brush>
  </inkml:definitions>
  <inkml:trace contextRef="#ctx0" brushRef="#br0">0 11 22886,'737'-11'0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01:13.730"/>
    </inkml:context>
    <inkml:brush xml:id="br0">
      <inkml:brushProperty name="width" value="0.035" units="cm"/>
      <inkml:brushProperty name="height" value="0.035" units="cm"/>
      <inkml:brushProperty name="color" value="#E71224"/>
    </inkml:brush>
  </inkml:definitions>
  <inkml:trace contextRef="#ctx0" brushRef="#br0">37 28 12439 0 0,'4'-17'11062'0'0,"-5"19"-9257"0"0,-1 11-696 0 0,-3 25-792 0 0,0 41 0 0 0,-2 20 65 0 0,-6 44-374 0 0,13-134-8 0 0,1-7 0 0 0,-1 1 0 0 0,0-1 0 0 0,0 0 0 0 0,0 0 0 0 0,0 0 0 0 0,0 1 0 0 0,-1-1 0 0 0,1 0 0 0 0,-1 0 0 0 0,1 0 0 0 0,-1 1 0 0 0,0-1 0 0 0,-1 3 0 0 0,0 2 474 0 0,3-3-2473 0 0</inkml:trace>
  <inkml:trace contextRef="#ctx0" brushRef="#br0" timeOffset="1915.53">61 14 9671 0 0,'0'0'247'0'0,"-1"0"-1"0"0,1 0 0 0 0,0 0 1 0 0,-1 0-1 0 0,1 0 0 0 0,-1 0 0 0 0,1-1 1 0 0,0 1-1 0 0,-1 0 0 0 0,1 0 1 0 0,0 0-1 0 0,-1-1 0 0 0,1 1 0 0 0,0 0 1 0 0,0 0-1 0 0,-1-1 0 0 0,1 1 1 0 0,0 0-1 0 0,0-1 0 0 0,-1 1 0 0 0,1 0 1 0 0,0-1-1 0 0,0 1 0 0 0,0 0 1 0 0,-1-2-1 0 0,2 2-71 0 0,-1 0 0 0 0,0-1 0 0 0,0 1 0 0 0,1 0 0 0 0,-1-1 0 0 0,0 1 0 0 0,0 0 0 0 0,1-1 0 0 0,-1 1 0 0 0,0 0 0 0 0,1 0 0 0 0,-1-1 0 0 0,0 1 1 0 0,1 0-1 0 0,-1 0 0 0 0,0 0 0 0 0,1-1 0 0 0,-1 1 0 0 0,1 0 0 0 0,-1 0 0 0 0,0 0 0 0 0,1 0 0 0 0,-1 0 0 0 0,1 0 0 0 0,-1 0 0 0 0,1 0 0 0 0,-1 0 0 0 0,1 0 0 0 0,23-1 258 0 0,0 1-1 0 0,-1 1 0 0 0,30 6 1 0 0,40 1 501 0 0,53-9-870 0 0,-108-5-19 0 0,-32 5-30 0 0,0 0 1 0 0,0 0 0 0 0,-1 0-1 0 0,1 0 1 0 0,0 1-1 0 0,0 0 1 0 0,7 1-1 0 0,-11 0-2037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01:06.012"/>
    </inkml:context>
    <inkml:brush xml:id="br0">
      <inkml:brushProperty name="width" value="0.035" units="cm"/>
      <inkml:brushProperty name="height" value="0.035" units="cm"/>
      <inkml:brushProperty name="color" value="#004F8B"/>
    </inkml:brush>
  </inkml:definitions>
  <inkml:trace contextRef="#ctx0" brushRef="#br0">25 53 13823 0 0,'5'-11'8708'0'0,"-4"16"-8139"0"0,-2 15-89 0 0,-1 0-1 0 0,-1-1 1 0 0,-6 22-1 0 0,4-24-437 0 0,2 0-1 0 0,0 1 1 0 0,1 0-1 0 0,0 23 1 0 0,4-35-1255 0 0</inkml:trace>
  <inkml:trace contextRef="#ctx0" brushRef="#br0" timeOffset="290.07">146 38 455 0 0,'1'3'19998'0'0,"-1"12"-18921"0"0,0 0 1 0 0,-1-1 0 0 0,-1 1-1 0 0,-6 24 1 0 0,5-23-991 0 0,0-1 0 0 0,1 1 0 0 0,0 25-1 0 0,3-33-2136 0 0</inkml:trace>
  <inkml:trace contextRef="#ctx0" brushRef="#br0" timeOffset="674.29">290 83 19351 0 0,'0'-1'2096'0'0,"0"1"-1784"0"0,0 0 16 0 0,0 0 8 0 0,1 2 0 0 0,-1 0-80 0 0,2 8-192 0 0,-3-5-680 0 0,2 0-144 0 0,-1 1-24 0 0,1 1-8 0 0</inkml:trace>
  <inkml:trace contextRef="#ctx0" brushRef="#br0" timeOffset="820.88">277 181 19351 0 0,'-3'1'856'0'0,"2"-1"176"0"0,-1 0-824 0 0,1 0-208 0 0,2-1 264 0 0,-1 1 16 0 0,1-1 0 0 0,1-1 0 0 0,0 0-512 0 0,6-5-816 0 0</inkml:trace>
  <inkml:trace contextRef="#ctx0" brushRef="#br0" timeOffset="1579.16">526 24 15663 0 0,'-20'-11'6390'0'0,"-8"2"-4172"0"0,26 8-2122 0 0,0 0 1 0 0,-1 1 0 0 0,1-1 0 0 0,0 1-1 0 0,0 0 1 0 0,-1 0 0 0 0,1 0 0 0 0,0 0 0 0 0,0 0-1 0 0,-1 0 1 0 0,1 1 0 0 0,0-1 0 0 0,0 1 0 0 0,0-1-1 0 0,-1 1 1 0 0,1 0 0 0 0,0 0 0 0 0,0 0 0 0 0,0 0-1 0 0,-3 3 1 0 0,4-3-86 0 0,1-1 0 0 0,0 1-1 0 0,-1-1 1 0 0,1 1 0 0 0,0 0 0 0 0,-1 0-1 0 0,1-1 1 0 0,0 1 0 0 0,0 0-1 0 0,0-1 1 0 0,0 1 0 0 0,0 0 0 0 0,0 0-1 0 0,0-1 1 0 0,0 1 0 0 0,0 0 0 0 0,0 0-1 0 0,0-1 1 0 0,0 1 0 0 0,1 0 0 0 0,-1-1-1 0 0,0 1 1 0 0,0 0 0 0 0,1 0 0 0 0,-1-1-1 0 0,0 1 1 0 0,1-1 0 0 0,-1 1 0 0 0,1 0-1 0 0,-1-1 1 0 0,1 1 0 0 0,-1-1 0 0 0,1 1-1 0 0,-1-1 1 0 0,2 1 0 0 0,25 20 357 0 0,-22-18-347 0 0,4 3-21 0 0,1 1 0 0 0,-1 0 0 0 0,-1 1 0 0 0,1 0 0 0 0,-2 1 0 0 0,10 11 0 0 0,-15-18 0 0 0,0 0 0 0 0,-1 1 0 0 0,0-1 0 0 0,1 0 0 0 0,-1 1 0 0 0,0-1 0 0 0,0 0 0 0 0,0 1 0 0 0,0-1 0 0 0,0 1 0 0 0,-1 0 0 0 0,1-1 0 0 0,-1 1 0 0 0,0 0 0 0 0,0-1 0 0 0,0 1 0 0 0,0 0 0 0 0,0-1 0 0 0,-1 1 0 0 0,1-1 0 0 0,-1 1 0 0 0,1 0 0 0 0,-1-1 0 0 0,0 1 0 0 0,0-1 0 0 0,0 0 0 0 0,0 1 0 0 0,-1-1 0 0 0,1 0 0 0 0,-1 1 0 0 0,1-1 0 0 0,-1 0 0 0 0,-3 2 0 0 0,4-2-1 0 0,-1-1 0 0 0,0 0 0 0 0,0 1-1 0 0,0-1 1 0 0,0 0 0 0 0,0 0 0 0 0,0-1 0 0 0,0 1-1 0 0,0 0 1 0 0,0-1 0 0 0,0 1 0 0 0,0-1 0 0 0,0 0-1 0 0,0 1 1 0 0,-1-1 0 0 0,1 0 0 0 0,0-1 0 0 0,0 1 0 0 0,0 0-1 0 0,0 0 1 0 0,-1-1 0 0 0,1 1 0 0 0,0-1 0 0 0,0 0-1 0 0,0 0 1 0 0,-3-2 0 0 0,3 3 0 0 0,1-1 0 0 0,-1 0 0 0 0,1 0 0 0 0,-1 0 0 0 0,1 0 0 0 0,-1-1 0 0 0,1 1 0 0 0,0 0 0 0 0,0-1 0 0 0,-1 1 0 0 0,1 0 0 0 0,0-1 0 0 0,0 1 1 0 0,1-1-1 0 0,-1 0 0 0 0,0 1 0 0 0,0-1 0 0 0,1 0 0 0 0,-1 1 0 0 0,1-1 0 0 0,-1 0 0 0 0,1 0 0 0 0,0 1 0 0 0,0-1 0 0 0,0 0 0 0 0,0 0 0 0 0,0 0 0 0 0,0 1 0 0 0,0-1 0 0 0,1 0 0 0 0,-1 0 0 0 0,2-2 0 0 0,2-4-36 0 0,1 1-1 0 0,0-1 1 0 0,0 1-1 0 0,1 1 1 0 0,0-1 0 0 0,0 1-1 0 0,11-9 1 0 0,-1 1-32 0 0,4-5-3255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00:54.286"/>
    </inkml:context>
    <inkml:brush xml:id="br0">
      <inkml:brushProperty name="width" value="0.035" units="cm"/>
      <inkml:brushProperty name="height" value="0.035" units="cm"/>
      <inkml:brushProperty name="color" value="#004F8B"/>
    </inkml:brush>
  </inkml:definitions>
  <inkml:trace contextRef="#ctx0" brushRef="#br0">105 17 19807 0 0,'-3'2'328'0'0,"0"0"0"0"0,0 1 0 0 0,0-1 0 0 0,0 1 0 0 0,0-1 0 0 0,1 1 0 0 0,-1 0 0 0 0,1 0 0 0 0,0 0 0 0 0,0 0 0 0 0,-2 5 0 0 0,-1-1 8 0 0,-6 11 141 0 0,1 0 0 0 0,1 0 0 0 0,-12 32 0 0 0,18-40-351 0 0,0 0 0 0 0,0 0 0 0 0,1 0 0 0 0,0 0 0 0 0,1 1 0 0 0,0-1 0 0 0,1 1 0 0 0,0-1 0 0 0,2 12 0 0 0,-2-20-107 0 0,0 0 0 0 0,1 0 0 0 0,-1 0 0 0 0,1 0 0 0 0,-1 0 0 0 0,1 0 0 0 0,0 0 0 0 0,0 0 0 0 0,0-1 0 0 0,0 1 0 0 0,0 0 0 0 0,0 0 0 0 0,1-1 0 0 0,-1 1 0 0 0,1-1 0 0 0,-1 1 0 0 0,1-1 0 0 0,-1 0 0 0 0,1 0 0 0 0,2 2 0 0 0,-2-2-163 0 0,1 0 0 0 0,0 0 0 0 0,0 0 0 0 0,0-1 0 0 0,0 1-1 0 0,0-1 1 0 0,0 0 0 0 0,0 1 0 0 0,0-1 0 0 0,0-1 0 0 0,0 1 0 0 0,0 0 0 0 0,3-1-1 0 0,8-3-9028 0 0</inkml:trace>
  <inkml:trace contextRef="#ctx0" brushRef="#br0" timeOffset="918.42">182 113 3223 0 0,'-5'-1'8948'0'0,"4"1"-8773"0"0,-3 11 4270 0 0,-1 17-1342 0 0,5-25-2452 0 0,-2 11 380 0 0,-5 28 187 0 0,6-39-1148 0 0,1 0 1 0 0,-1-1-1 0 0,0 1 1 0 0,0-1 0 0 0,0 0-1 0 0,0 1 1 0 0,0-1-1 0 0,-1 0 1 0 0,1 1-1 0 0,-1-1 1 0 0,0 0 0 0 0,-3 3-1 0 0,5-5-67 0 0,0 0-1 0 0,0 0 1 0 0,0 0 0 0 0,0 1-1 0 0,0-1 1 0 0,0 0 0 0 0,0 0-1 0 0,-1 0 1 0 0,1 0-1 0 0,0 0 1 0 0,0 0 0 0 0,0 0-1 0 0,0 0 1 0 0,0 0 0 0 0,-1 0-1 0 0,1 0 1 0 0,0 0-1 0 0,0 0 1 0 0,0 0 0 0 0,0 0-1 0 0,0 0 1 0 0,-1 0 0 0 0,1 0-1 0 0,0 0 1 0 0,0 0-1 0 0,0 0 1 0 0,0 0 0 0 0,0 0-1 0 0,0 0 1 0 0,-1 0 0 0 0,1 0-1 0 0,0 0 1 0 0,0 0-1 0 0,0 0 1 0 0,0 0 0 0 0,0 0-1 0 0,0 0 1 0 0,-1-1 0 0 0,1 1-1 0 0,0 0 1 0 0,0 0-1 0 0,0 0 1 0 0,0 0 0 0 0,0 0-1 0 0,-2-10 196 0 0,3-8 70 0 0,1 1-208 0 0,0-1-1 0 0,2 1 1 0 0,0 0 0 0 0,0 1-1 0 0,2-1 1 0 0,0 1 0 0 0,9-16-1 0 0,-15 31-46 0 0,1-1 0 0 0,-1 1 0 0 0,1 0 0 0 0,0 0 0 0 0,0 0-1 0 0,-1 0 1 0 0,1 0 0 0 0,0 0 0 0 0,0 0 0 0 0,0 0 0 0 0,0 0-1 0 0,0 0 1 0 0,1 0 0 0 0,-1 0 0 0 0,0 1 0 0 0,0-1-1 0 0,0 1 1 0 0,1-1 0 0 0,-1 1 0 0 0,0-1 0 0 0,1 1 0 0 0,-1 0-1 0 0,0-1 1 0 0,1 1 0 0 0,-1 0 0 0 0,0 0 0 0 0,1 0 0 0 0,1 0-1 0 0,-1 1 12 0 0,-1 0 1 0 0,1 0-1 0 0,-1 0 0 0 0,1 0 0 0 0,-1 0 0 0 0,0 0 0 0 0,0 0 0 0 0,0 0 0 0 0,1 0 1 0 0,-1 1-1 0 0,0-1 0 0 0,-1 0 0 0 0,1 1 0 0 0,0-1 0 0 0,0 1 0 0 0,0-1 0 0 0,-1 1 0 0 0,1-1 1 0 0,-1 1-1 0 0,1 0 0 0 0,-1-1 0 0 0,0 1 0 0 0,0 2 0 0 0,1 1-17 0 0,0 0-1 0 0,-1 0 1 0 0,0 0 0 0 0,0 0-1 0 0,0 0 1 0 0,-1 0 0 0 0,0 0 0 0 0,0 0-1 0 0,-2 7 1 0 0,2-11-30 0 0,1 1 1 0 0,-1-1 0 0 0,0 1-1 0 0,0 0 1 0 0,0-1 0 0 0,1 1-1 0 0,-2-1 1 0 0,1 0 0 0 0,0 1-1 0 0,0-1 1 0 0,0 0 0 0 0,-1 1-1 0 0,1-1 1 0 0,0 0-1 0 0,-1 0 1 0 0,1 0 0 0 0,-1 0-1 0 0,0-1 1 0 0,1 1 0 0 0,-1 0-1 0 0,1-1 1 0 0,-1 1 0 0 0,0-1-1 0 0,0 1 1 0 0,1-1 0 0 0,-1 0-1 0 0,0 0 1 0 0,0 0-1 0 0,-2 0 1 0 0,-9 2-150 0 0,13-2 181 0 0,-1 0 0 0 0,1 0 0 0 0,0 0 0 0 0,0 0 0 0 0,0 1 0 0 0,-1-1 0 0 0,1 0 0 0 0,0 0 0 0 0,0 0 0 0 0,0 0 0 0 0,-1 1 0 0 0,1-1 0 0 0,0 0 0 0 0,0 0 1 0 0,0 0-1 0 0,0 1 0 0 0,0-1 0 0 0,0 0 0 0 0,0 0 0 0 0,0 1 0 0 0,0-1 0 0 0,0 0 0 0 0,-1 0 0 0 0,1 1 0 0 0,0-1 0 0 0,0 0 0 0 0,0 0 0 0 0,1 1 0 0 0,-1 1 73 0 0,1 1 1 0 0,0-1-1 0 0,1 0 1 0 0,-1 0-1 0 0,0 0 1 0 0,0 1-1 0 0,1-1 1 0 0,2 2-1 0 0,0 1-11 0 0,1 0-1 0 0,0 0 0 0 0,0 0 1 0 0,1-1-1 0 0,-1 1 1 0 0,1-1-1 0 0,7 3 0 0 0,12 3-2837 0 0</inkml:trace>
  <inkml:trace contextRef="#ctx0" brushRef="#br0" timeOffset="1546.64">422 132 1375 0 0,'-8'-7'9961'0'0,"-3"2"-3361"0"0,-13-1-587 0 0,22 6-5872 0 0,1 0-1 0 0,-1-1 1 0 0,0 1 0 0 0,0 1 0 0 0,1-1 0 0 0,-1 0 0 0 0,0 0 0 0 0,0 1 0 0 0,1-1 0 0 0,-1 1 0 0 0,0-1-1 0 0,1 1 1 0 0,-1 0 0 0 0,0 0 0 0 0,1-1 0 0 0,-1 1 0 0 0,1 0 0 0 0,0 1 0 0 0,-1-1 0 0 0,1 0 0 0 0,0 0-1 0 0,0 0 1 0 0,-1 1 0 0 0,-1 2 0 0 0,3-3-102 0 0,0 0 0 0 0,0 0 0 0 0,0-1 0 0 0,-1 1 0 0 0,1 0 0 0 0,0 0 0 0 0,0 0 0 0 0,0 0 0 0 0,0 0 0 0 0,1 0 0 0 0,-1 0 1 0 0,0 0-1 0 0,0-1 0 0 0,0 1 0 0 0,1 0 0 0 0,-1 0 0 0 0,0 0 0 0 0,1 0 0 0 0,-1-1 0 0 0,1 1 0 0 0,-1 0 0 0 0,1 0 0 0 0,-1-1 0 0 0,1 1 0 0 0,0 0 0 0 0,0 0 0 0 0,23 20-45 0 0,-14-13 54 0 0,-4-2-48 0 0,-1 0 0 0 0,1 0 0 0 0,6 10 0 0 0,-11-15 0 0 0,0 1 0 0 0,0-1 0 0 0,0 1 0 0 0,0 0 0 0 0,0-1 0 0 0,0 1 0 0 0,0 0 0 0 0,-1 0 0 0 0,1-1 0 0 0,-1 1 0 0 0,1 0 0 0 0,-1 0 0 0 0,0 0 0 0 0,0 0 0 0 0,0 0 0 0 0,0 0 0 0 0,0 0 0 0 0,0-1 0 0 0,0 1 0 0 0,-1 4 0 0 0,0-6 0 0 0,0 1 0 0 0,0 0 0 0 0,0 0 0 0 0,0-1 0 0 0,0 1 0 0 0,0-1 0 0 0,0 1 0 0 0,0-1 0 0 0,0 1 0 0 0,0-1 0 0 0,0 1 0 0 0,0-1 0 0 0,0 0 0 0 0,0 0 0 0 0,0 1 0 0 0,0-1 0 0 0,0 0 0 0 0,-1 0 0 0 0,1 0 0 0 0,0 0 0 0 0,0-1 0 0 0,0 1 0 0 0,0 0 0 0 0,0 0 0 0 0,0-1 0 0 0,0 1 0 0 0,0 0 0 0 0,-2-1 0 0 0,-31-13 0 0 0,34 14 0 0 0,-4-2-182 0 0,-14-7 218 0 0,17 9-221 0 0,1 0 0 0 0,-1 0 0 0 0,1 0 0 0 0,-1-1 0 0 0,1 1-1 0 0,-1 0 1 0 0,1-1 0 0 0,0 1 0 0 0,-1 0 0 0 0,1-1 0 0 0,-1 1-1 0 0,1 0 1 0 0,0-1 0 0 0,-1 1 0 0 0,1-1 0 0 0,0 1 0 0 0,-1-1-1 0 0,1 1 1 0 0,0-1 0 0 0,0 1 0 0 0,0-1 0 0 0,-1 1 0 0 0,1-1-1 0 0,0 1 1 0 0,0-2 0 0 0</inkml:trace>
  <inkml:trace contextRef="#ctx0" brushRef="#br0" timeOffset="1773.33">486 2 16583 0 0,'0'0'89'0'0,"0"0"0"0"0,0 0-1 0 0,0 0 1 0 0,0 0-1 0 0,0-1 1 0 0,0 1 0 0 0,0 0-1 0 0,0 0 1 0 0,1 0 0 0 0,-1 0-1 0 0,0 0 1 0 0,0 0-1 0 0,0 0 1 0 0,0 0 0 0 0,0-1-1 0 0,0 1 1 0 0,1 0 0 0 0,-1 0-1 0 0,0 0 1 0 0,0 0 0 0 0,0 0-1 0 0,0 0 1 0 0,1 0-1 0 0,-1 0 1 0 0,0 0 0 0 0,0 0-1 0 0,0 0 1 0 0,0 0 0 0 0,1 0-1 0 0,-1 0 1 0 0,0 0 0 0 0,0 0-1 0 0,0 0 1 0 0,0 0-1 0 0,0 0 1 0 0,1 0 0 0 0,-1 1-1 0 0,0-1 1 0 0,0 0 0 0 0,0 0-1 0 0,12 6 1711 0 0,13 12-626 0 0,-22-16-916 0 0,6 4-14 0 0,-1 1 0 0 0,1 1 0 0 0,-1-1 1 0 0,-1 1-1 0 0,11 13 0 0 0,-16-17-156 0 0,0 0-1 0 0,1 0 1 0 0,-1 0-1 0 0,-1 0 1 0 0,1 0-1 0 0,0 0 1 0 0,-1 1-1 0 0,0-1 1 0 0,0 0 0 0 0,0 1-1 0 0,-1-1 1 0 0,0 1-1 0 0,1-1 1 0 0,-1 0-1 0 0,-1 1 1 0 0,0 6-1 0 0,-2 0 156 0 0,1 0 0 0 0,-2 0 0 0 0,1 0 0 0 0,-2-1-1 0 0,1 1 1 0 0,-12 17 0 0 0,10-20-678 0 0,1 0 0 0 0,-1 0 0 0 0,-1-1 0 0 0,-13 13-1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4:48:54.216"/>
    </inkml:context>
    <inkml:brush xml:id="br0">
      <inkml:brushProperty name="width" value="0.035" units="cm"/>
      <inkml:brushProperty name="height" value="0.035" units="cm"/>
      <inkml:brushProperty name="color" value="#E71224"/>
    </inkml:brush>
  </inkml:definitions>
  <inkml:trace contextRef="#ctx0" brushRef="#br0">258 696 2303 0 0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4:43:39.941"/>
    </inkml:context>
    <inkml:brush xml:id="br0">
      <inkml:brushProperty name="width" value="0.035" units="cm"/>
      <inkml:brushProperty name="height" value="0.035" units="cm"/>
      <inkml:brushProperty name="color" value="#E71224"/>
    </inkml:brush>
  </inkml:definitions>
  <inkml:trace contextRef="#ctx0" brushRef="#br0">16 43 13823 0 0,'-3'37'7347'0'0,"-2"1"-4761"0"0,2-23-2717 0 0,1 1 0 0 0,0 0 0 0 0,2 0 1 0 0,-1 1-1 0 0,4 17 0 0 0,-3-32-313 0 0</inkml:trace>
  <inkml:trace contextRef="#ctx0" brushRef="#br0" timeOffset="238.88">137 34 19351 0 0,'0'1'181'0'0,"-1"0"-1"0"0,0 0 0 0 0,1-1 1 0 0,-1 1-1 0 0,1 0 0 0 0,-1 0 1 0 0,1 0-1 0 0,0 0 0 0 0,-1 0 1 0 0,1 0-1 0 0,0-1 0 0 0,-1 1 1 0 0,1 0-1 0 0,0 0 0 0 0,0 0 1 0 0,0 0-1 0 0,0 2 0 0 0,0 21 311 0 0,0-16-177 0 0,-1 24 287 0 0,-1-14-470 0 0,2 1 0 0 0,0-1 0 0 0,1 0 0 0 0,4 20 0 0 0,-5-35-1829 0 0</inkml:trace>
  <inkml:trace contextRef="#ctx0" brushRef="#br0" timeOffset="649.97">319 60 8287 0 0,'-2'-1'15008'0'0</inkml:trace>
  <inkml:trace contextRef="#ctx0" brushRef="#br0" timeOffset="799.18">303 158 8287 0 0,'-1'0'368'0'0,"0"0"80"0"0,1 0-360 0 0,0 0-88 0 0,0 0 0 0 0,0-1 0 0 0,1 1-160 0 0,0 0-40 0 0,1-1-16 0 0,0 1 0 0 0</inkml:trace>
  <inkml:trace contextRef="#ctx0" brushRef="#br0" timeOffset="1687.61">308 145 11519 0 0,'-1'-1'1024'0'0,"-1"1"-824"0"0,1 1 1736 0 0,0-1-872 0 0,-3 2 2528 0 0,6-2-3840 0 0,1-1-168 0 0,0 1-32 0 0,2-1 0 0 0</inkml:trace>
  <inkml:trace contextRef="#ctx0" brushRef="#br0" timeOffset="2624.25">554 21 15199 0 0,'0'0'241'0'0,"0"-1"-1"0"0,0 1 0 0 0,0-1 1 0 0,0 1-1 0 0,0-1 0 0 0,0 1 1 0 0,0-1-1 0 0,0 1 0 0 0,0-1 1 0 0,0 1-1 0 0,0-1 1 0 0,0 1-1 0 0,0-1 0 0 0,-1 1 1 0 0,1-1-1 0 0,0 1 0 0 0,0-1 1 0 0,0 1-1 0 0,-1-1 0 0 0,1 1 1 0 0,0 0-1 0 0,-1-1 0 0 0,1 0 1 0 0,-13-5 1830 0 0,10 5-1953 0 0,1 1-1 0 0,0-1 1 0 0,-1 1 0 0 0,1 0-1 0 0,-1 0 1 0 0,1 0-1 0 0,-1 0 1 0 0,1 0 0 0 0,-4 1-1 0 0,3 0 9 0 0,0 0-1 0 0,0 0 1 0 0,0 0-1 0 0,0 1 1 0 0,1-1-1 0 0,-1 1 1 0 0,0 0-1 0 0,1 0 1 0 0,-1 0-1 0 0,1 0 1 0 0,-3 3-1 0 0,4-4-93 0 0,1 0 0 0 0,-1 0 0 0 0,1 0 0 0 0,-1 0-1 0 0,1 0 1 0 0,-1 0 0 0 0,1 0 0 0 0,0 0 0 0 0,-1 0 0 0 0,1 0 0 0 0,0 0-1 0 0,0 0 1 0 0,0 0 0 0 0,0 0 0 0 0,0 0 0 0 0,0 1 0 0 0,0-1 0 0 0,0 0 0 0 0,0 0-1 0 0,1 0 1 0 0,-1 0 0 0 0,0 0 0 0 0,1 0 0 0 0,-1 0 0 0 0,1 0 0 0 0,-1 0-1 0 0,1 0 1 0 0,-1 0 0 0 0,1 0 0 0 0,0 0 0 0 0,-1-1 0 0 0,1 1 0 0 0,0 0 0 0 0,1 1-1 0 0,30 23-18 0 0,-27-21-13 0 0,1-1 0 0 0,-1 1-1 0 0,0 0 1 0 0,0 1 0 0 0,0-1 0 0 0,-1 1 0 0 0,0 0 0 0 0,0 0-1 0 0,0 1 1 0 0,3 5 0 0 0,-6-8 0 0 0,-1 0 0 0 0,1 0 0 0 0,-1 1 1 0 0,0-1-1 0 0,0 0 0 0 0,0 0 0 0 0,0 0 0 0 0,-1 0 0 0 0,0 0 0 0 0,1 0 0 0 0,-1 0 1 0 0,0 0-1 0 0,0 0 0 0 0,0 0 0 0 0,-1 0 0 0 0,1 0 0 0 0,-1-1 0 0 0,0 1 0 0 0,1-1 1 0 0,-1 1-1 0 0,-4 2 0 0 0,5-2-1 0 0,-1-1 1 0 0,-1 1-1 0 0,1-1 0 0 0,0 0 1 0 0,0 0-1 0 0,-1 0 1 0 0,1 0-1 0 0,-1-1 0 0 0,1 1 1 0 0,-1 0-1 0 0,0-1 0 0 0,0 0 1 0 0,0 0-1 0 0,0 0 1 0 0,0 0-1 0 0,0 0 0 0 0,0-1 1 0 0,0 1-1 0 0,0-1 1 0 0,0 0-1 0 0,-5 0 0 0 0,6 0-17 0 0,1-1-1 0 0,0 1 0 0 0,-1 0 0 0 0,1-1 1 0 0,0 0-1 0 0,0 1 0 0 0,0-1 0 0 0,-1 0 1 0 0,1 1-1 0 0,0-1 0 0 0,0 0 0 0 0,0 0 0 0 0,0 0 1 0 0,0 0-1 0 0,1 0 0 0 0,-1 0 0 0 0,0 0 1 0 0,0 0-1 0 0,1 0 0 0 0,-1 0 0 0 0,0-1 1 0 0,1 1-1 0 0,-1 0 0 0 0,1 0 0 0 0,0-1 1 0 0,-1 1-1 0 0,1 0 0 0 0,0-1 0 0 0,0 1 0 0 0,0 0 1 0 0,0-1-1 0 0,0 1 0 0 0,0 0 0 0 0,1-3 1 0 0,-1 0-11 0 0,1-1 0 0 0,0 1 0 0 0,1 0 1 0 0,-1 0-1 0 0,1 0 0 0 0,-1 0 1 0 0,1 0-1 0 0,0 0 0 0 0,4-5 0 0 0,33-33 62 0 0,-2 1-535 0 0,-17 11-2597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23:29.022"/>
    </inkml:context>
    <inkml:brush xml:id="br0">
      <inkml:brushProperty name="width" value="0.035" units="cm"/>
      <inkml:brushProperty name="height" value="0.035" units="cm"/>
      <inkml:brushProperty name="color" value="#E71224"/>
    </inkml:brush>
  </inkml:definitions>
  <inkml:trace contextRef="#ctx0" brushRef="#br0">0 0 17491,'6450'51'0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4:39:12.262"/>
    </inkml:context>
    <inkml:brush xml:id="br0">
      <inkml:brushProperty name="width" value="0.035" units="cm"/>
      <inkml:brushProperty name="height" value="0.035" units="cm"/>
      <inkml:brushProperty name="color" value="#E71224"/>
    </inkml:brush>
  </inkml:definitions>
  <inkml:trace contextRef="#ctx0" brushRef="#br0">1 0 16728,'4924'88'0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4:31:43.863"/>
    </inkml:context>
    <inkml:brush xml:id="br0">
      <inkml:brushProperty name="width" value="0.035" units="cm"/>
      <inkml:brushProperty name="height" value="0.035" units="cm"/>
      <inkml:brushProperty name="color" value="#E71224"/>
    </inkml:brush>
  </inkml:definitions>
  <inkml:trace contextRef="#ctx0" brushRef="#br0">27 17 10335 0 0,'7'-16'12454'0'0,"-7"27"-11887"0"0,-27 192 1940 0 0,24-173-2816 0 0,4-10-142 0 0,-5-11-3149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4:31:39.561"/>
    </inkml:context>
    <inkml:brush xml:id="br0">
      <inkml:brushProperty name="width" value="0.035" units="cm"/>
      <inkml:brushProperty name="height" value="0.035" units="cm"/>
      <inkml:brushProperty name="color" value="#E71224"/>
    </inkml:brush>
  </inkml:definitions>
  <inkml:trace contextRef="#ctx0" brushRef="#br0">100 60 11975 0 0,'-2'-3'8024'0'0,"2"3"-7902"0"0,-6 8 2224 0 0,-5 11-2106 0 0,-69 153 1619 0 0,92-201-1828 0 0,7-15 39 0 0,2 0 0 0 0,37-57 0 0 0,-57 100-61 0 0,-1 0-1 0 0,1 0 1 0 0,-1 0-1 0 0,1 0 1 0 0,0 0-1 0 0,-1 1 1 0 0,1-1-1 0 0,0 0 1 0 0,0 0-1 0 0,0 1 1 0 0,0-1-1 0 0,0 0 1 0 0,-1 1-1 0 0,1-1 1 0 0,0 1-1 0 0,0-1 1 0 0,0 1-1 0 0,0 0 1 0 0,0-1-1 0 0,2 1 1 0 0,-2 0 9 0 0,0 0 1 0 0,-1 0 0 0 0,1 1-1 0 0,0-1 1 0 0,0 0-1 0 0,-1 1 1 0 0,1-1-1 0 0,0 1 1 0 0,-1-1 0 0 0,1 1-1 0 0,0-1 1 0 0,-1 1-1 0 0,1-1 1 0 0,-1 1 0 0 0,1-1-1 0 0,-1 1 1 0 0,1 0-1 0 0,-1-1 1 0 0,0 1-1 0 0,1 0 1 0 0,-1 0 0 0 0,4 7 129 0 0,-2 0 0 0 0,1 0 1 0 0,-1 0-1 0 0,1 9 1 0 0,-2-11-119 0 0,5 36-419 0 0,-2-1 0 0 0,-1 64 0 0 0,-3-105 384 0 0,-1-1-2071 0 0</inkml:trace>
  <inkml:trace contextRef="#ctx0" brushRef="#br0" timeOffset="162.92">63 178 19807 0 0,'0'0'117'0'0,"-1"0"-1"0"0,0 0 1 0 0,1 0 0 0 0,-1 0-1 0 0,0 0 1 0 0,1 0 0 0 0,-1-1-1 0 0,0 1 1 0 0,1 0 0 0 0,-1-1-1 0 0,0 1 1 0 0,1 0 0 0 0,-1-1-1 0 0,1 1 1 0 0,-1-1-1 0 0,1 1 1 0 0,-1-1 0 0 0,0 0-1 0 0,9-3 1326 0 0,22 0-84 0 0,77 4-2662 0 0,-93-1-7128 0 0</inkml:trace>
  <inkml:trace contextRef="#ctx0" brushRef="#br0" timeOffset="817.7">275 31 14743 0 0,'-1'4'4605'0'0,"-2"7"-2847"0"0,-26 87 2351 0 0,63-90-1286 0 0,-14-6-2759 0 0,1-1-1 0 0,-1-2 1 0 0,22-2 0 0 0,22-1-1185 0 0,-58 4-1127 0 0</inkml:trace>
  <inkml:trace contextRef="#ctx0" brushRef="#br0" timeOffset="1011.58">397 0 15663 0 0,'-4'26'6278'0'0,"4"-26"-6270"0"0,-23 232 4391 0 0,23-223-4652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4:27:31.771"/>
    </inkml:context>
    <inkml:brush xml:id="br0">
      <inkml:brushProperty name="width" value="0.035" units="cm"/>
      <inkml:brushProperty name="height" value="0.035" units="cm"/>
      <inkml:brushProperty name="color" value="#E71224"/>
    </inkml:brush>
  </inkml:definitions>
  <inkml:trace contextRef="#ctx0" brushRef="#br0">24 41 12895 0 0,'-2'1'5800'0'0,"2"-1"-5706"0"0,-4 10 1961 0 0,-1 12-1329 0 0,-4 78 449 0 0,6-41-857 0 0,5-90-197 0 0,-1 5 34 0 0,2 1 0 0 0,0-1 0 0 0,2 0 0 0 0,11-37 0 0 0,-16 62-115 0 0,1 0-1 0 0,-1 0 1 0 0,0 0-1 0 0,1 0 1 0 0,-1 0 0 0 0,1 0-1 0 0,-1 0 1 0 0,1 1-1 0 0,-1-1 1 0 0,1 0-1 0 0,0 0 1 0 0,-1 1 0 0 0,1-1-1 0 0,0 0 1 0 0,0 1-1 0 0,0-1 1 0 0,-1 1-1 0 0,1-1 1 0 0,0 1-1 0 0,0-1 1 0 0,0 1 0 0 0,0-1-1 0 0,0 1 1 0 0,0 0-1 0 0,1-1 1 0 0,0 1-8 0 0,-1 1 0 0 0,1-1 0 0 0,0 0 0 0 0,-1 0 0 0 0,1 1 0 0 0,-1-1 0 0 0,1 1 0 0 0,-1-1 0 0 0,1 1 0 0 0,-1 0 0 0 0,0 0 0 0 0,1 0 0 0 0,-1-1 0 0 0,2 3 0 0 0,0-1-26 0 0,-1 0-1 0 0,1 0 1 0 0,-1 1 0 0 0,0-1 0 0 0,0 1 0 0 0,0-1 0 0 0,0 1-1 0 0,-1 0 1 0 0,1-1 0 0 0,-1 1 0 0 0,0 0 0 0 0,1 0 0 0 0,-1 0 0 0 0,0 0-1 0 0,-1 0 1 0 0,2 6 0 0 0,-2-7-30 0 0,-1-1-1 0 0,1 1 0 0 0,0 0 1 0 0,-1-1-1 0 0,1 1 1 0 0,0 0-1 0 0,-1-1 0 0 0,0 1 1 0 0,1-1-1 0 0,-1 1 1 0 0,0-1-1 0 0,0 1 0 0 0,0-1 1 0 0,0 0-1 0 0,0 1 1 0 0,0-1-1 0 0,-1 0 0 0 0,1 0 1 0 0,-2 2-1 0 0,-1-1-41 0 0,-1 1 1 0 0,0-1-1 0 0,1 1 0 0 0,-10 1 0 0 0,-5 3-286 0 0,19-6 354 0 0,0-1 0 0 0,-1 1 0 0 0,1-1 0 0 0,0 1-1 0 0,0-1 1 0 0,-1 1 0 0 0,1-1 0 0 0,0 1 0 0 0,0-1 0 0 0,0 1 0 0 0,0-1 0 0 0,-1 1 0 0 0,1-1 0 0 0,0 1 0 0 0,0-1 0 0 0,0 1 0 0 0,0 0-1 0 0,0-1 1 0 0,0 1 0 0 0,1-1 0 0 0,-1 1 0 0 0,0-1 0 0 0,0 1 0 0 0,0-1 0 0 0,0 1 0 0 0,1-1 0 0 0,-1 1 0 0 0,0-1 0 0 0,0 1 0 0 0,1-1-1 0 0,0 2 1 0 0,11 18 761 0 0,-11-19-898 0 0,4 8 291 0 0,1-1 0 0 0,0 0 0 0 0,9 7 0 0 0,-13-12-339 0 0,0-1 1 0 0,0 0-1 0 0,1 0 1 0 0,-1 0-1 0 0,1-1 1 0 0,0 1-1 0 0,-1 0 0 0 0,1-1 1 0 0,0 0-1 0 0,0 0 1 0 0,0 0-1 0 0,0 0 1 0 0,0 0-1 0 0,4 0 0 0 0</inkml:trace>
  <inkml:trace contextRef="#ctx0" brushRef="#br0" timeOffset="352.95">206 38 11519 0 0,'-3'0'9869'0'0,"3"0"-9655"0"0,-2 16 3060 0 0,3 33-4106 0 0,-1-38 1755 0 0,-1 23-643 0 0,0-22-495 0 0,1-1 0 0 0,0 1 0 0 0,0-1 0 0 0,4 17 0 0 0</inkml:trace>
  <inkml:trace contextRef="#ctx0" brushRef="#br0" timeOffset="597.25">206 72 12175 0 0,'-2'-15'370'0'0,"2"14"-115"0"0,0 0-1 0 0,0-1 0 0 0,0 1 0 0 0,1 0 0 0 0,-1 0 0 0 0,0-1 0 0 0,1 1 0 0 0,-1 0 0 0 0,1 0 0 0 0,-1 0 0 0 0,1-1 1 0 0,-1 1-1 0 0,1 0 0 0 0,0 0 0 0 0,0 0 0 0 0,0 0 0 0 0,-1 0 0 0 0,1 0 0 0 0,0 1 0 0 0,0-1 0 0 0,0 0 1 0 0,0 0-1 0 0,0 1 0 0 0,1-1 0 0 0,-1 0 0 0 0,0 1 0 0 0,0-1 0 0 0,0 1 0 0 0,1 0 0 0 0,-1-1 0 0 0,0 1 1 0 0,0 0-1 0 0,1 0 0 0 0,-1 0 0 0 0,0 0 0 0 0,0 0 0 0 0,1 0 0 0 0,1 0 0 0 0,2 0-131 0 0,-1 1 0 0 0,1-1 0 0 0,-1 1 0 0 0,0 0 0 0 0,1 0 0 0 0,-1 0 0 0 0,0 1 1 0 0,0 0-1 0 0,0-1 0 0 0,0 1 0 0 0,0 1 0 0 0,0-1 0 0 0,6 6 0 0 0,-7-6-97 0 0,-1 0-1 0 0,0 0 1 0 0,-1 1 0 0 0,1-1 0 0 0,0 1-1 0 0,-1-1 1 0 0,1 1 0 0 0,-1 0 0 0 0,0-1-1 0 0,0 1 1 0 0,0 0 0 0 0,0 0 0 0 0,0 0-1 0 0,-1 0 1 0 0,1 0 0 0 0,-1 0 0 0 0,0-1-1 0 0,0 1 1 0 0,0 0 0 0 0,0 0 0 0 0,-1 5-1 0 0,-1 1 50 0 0,-1 0-1 0 0,1 0 0 0 0,-1-1 1 0 0,-1 1-1 0 0,0-1 1 0 0,-7 13-1 0 0,8-17-60 0 0,1 0 1 0 0,0 0 0 0 0,-1-1-1 0 0,0 1 1 0 0,0-1-1 0 0,0 0 1 0 0,0 0-1 0 0,0 0 1 0 0,-1 0-1 0 0,1-1 1 0 0,-1 0 0 0 0,0 1-1 0 0,0-1 1 0 0,0 0-1 0 0,-8 2 1 0 0,11-4-44 0 0,0 1 0 0 0,1-1 0 0 0,-1 0 0 0 0,0 0 0 0 0,0 0 0 0 0,0 0 1 0 0,1 0-1 0 0,-1 0 0 0 0,0 0 0 0 0,0-1 0 0 0,0 1 0 0 0,1 0 0 0 0,-1 0 0 0 0,0 0 0 0 0,0-1 1 0 0,1 1-1 0 0,-2-1 0 0 0,-1-2-446 0 0</inkml:trace>
  <inkml:trace contextRef="#ctx0" brushRef="#br0" timeOffset="1637.46">388 39 7367 0 0,'0'0'391'0'0,"0"-1"0"0"0,-1 1-1 0 0,1-1 1 0 0,0 1-1 0 0,0 0 1 0 0,-1-1-1 0 0,1 1 1 0 0,0-1 0 0 0,0 1-1 0 0,0-1 1 0 0,0 1-1 0 0,0-1 1 0 0,0 1 0 0 0,-1 0-1 0 0,1-1 1 0 0,0 1-1 0 0,0-1 1 0 0,1 1-1 0 0,-1-1 1 0 0,0 1 0 0 0,0-1-1 0 0,0 1 1 0 0,0-1-1 0 0,0 1 1 0 0,0 0-1 0 0,1-1 1 0 0,-1 1 0 0 0,0-1-1 0 0,0 1 1 0 0,1-1-1 0 0,15-10 3631 0 0,-10 8-3718 0 0,0 1 1 0 0,1-1-1 0 0,10-1 1 0 0,-13 3-239 0 0,0 1 0 0 0,0 0 0 0 0,0 0 0 0 0,0 0 0 0 0,0 0 1 0 0,1 0-1 0 0,-1 1 0 0 0,0 0 0 0 0,0 0 0 0 0,0 0 0 0 0,6 3 0 0 0,-10-4-67 0 0,1 1 0 0 0,0-1-1 0 0,0 1 1 0 0,0-1 0 0 0,0 1-1 0 0,0 0 1 0 0,-1-1-1 0 0,1 1 1 0 0,0 0 0 0 0,0 0-1 0 0,-1 0 1 0 0,1 0 0 0 0,-1 0-1 0 0,1-1 1 0 0,-1 1-1 0 0,1 0 1 0 0,-1 0 0 0 0,0 0-1 0 0,1 2 1 0 0,-1-1 1 0 0,0-1 0 0 0,0 1 1 0 0,0 0-1 0 0,0 0 0 0 0,-1-1 1 0 0,1 1-1 0 0,0 0 0 0 0,-1-1 0 0 0,0 1 1 0 0,1 0-1 0 0,-1-1 0 0 0,0 1 1 0 0,0-1-1 0 0,0 1 0 0 0,-1 2 0 0 0,-1-1 8 0 0,0 0-1 0 0,-1 1 0 0 0,1-1 1 0 0,-1 0-1 0 0,1-1 0 0 0,-1 1 1 0 0,0-1-1 0 0,0 1 0 0 0,-4 1 1 0 0,-4 2 617 0 0,13-4-567 0 0,1-1-1 0 0,-1 1 0 0 0,1-1 1 0 0,0 1-1 0 0,-1-1 0 0 0,1 0 0 0 0,0 1 1 0 0,0-1-1 0 0,3 1 0 0 0,0 1-28 0 0,-2-1-46 0 0,0 0 1 0 0,0 1-1 0 0,-1-1 1 0 0,1 0-1 0 0,-1 1 0 0 0,1-1 1 0 0,-1 1-1 0 0,0 0 1 0 0,0 0-1 0 0,0 0 0 0 0,-1 0 1 0 0,1 0-1 0 0,-1 0 1 0 0,1 1-1 0 0,-1-1 0 0 0,0 0 1 0 0,0 1-1 0 0,-1-1 1 0 0,1 4-1 0 0,-1-4 9 0 0,0-1 0 0 0,0 1 0 0 0,0 0 0 0 0,-1 0 0 0 0,0-1 0 0 0,1 1 0 0 0,-1-1 0 0 0,0 1 0 0 0,0-1 0 0 0,0 1 0 0 0,-1-1 0 0 0,1 0 0 0 0,0 1 0 0 0,-1-1 0 0 0,0 0 0 0 0,0 0 0 0 0,1 0 1 0 0,-1 0-1 0 0,0 0 0 0 0,0 0 0 0 0,-1-1 0 0 0,1 1 0 0 0,0-1 0 0 0,0 0 0 0 0,-5 2 0 0 0,4-1 130 0 0,0-1 0 0 0,0 0 1 0 0,-1 0-1 0 0,1 0 0 0 0,0 0 1 0 0,-1 0-1 0 0,1-1 0 0 0,-1 0 0 0 0,-4 0 1 0 0,-11-4-1118 0 0,18 4 266 0 0,-1-1 0 0 0,1 0 0 0 0,-1 0 0 0 0,1 0 0 0 0,-1 0 0 0 0,1 0-1 0 0,0 0 1 0 0,0 0 0 0 0,-2-2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21:50.156"/>
    </inkml:context>
    <inkml:brush xml:id="br0">
      <inkml:brushProperty name="width" value="0.035" units="cm"/>
      <inkml:brushProperty name="height" value="0.035" units="cm"/>
      <inkml:brushProperty name="color" value="#E71224"/>
    </inkml:brush>
  </inkml:definitions>
  <inkml:trace contextRef="#ctx0" brushRef="#br0">54 46 17047 0 0,'-6'12'5332'0'0,"1"-1"-4378"0"0,0 0 0 0 0,-1 0 0 0 0,-1-1 0 0 0,1 0 0 0 0,-11 12 0 0 0,16-22-921 0 0,1 0 0 0 0,0 1 0 0 0,0-1 0 0 0,0 0 0 0 0,0 0 0 0 0,0 0 0 0 0,0 0 0 0 0,0 0 1 0 0,-1 1-1 0 0,1-1 0 0 0,0 0 0 0 0,0 0 0 0 0,0 0 0 0 0,0 0 0 0 0,0 1 0 0 0,0-1 0 0 0,0 0 0 0 0,0 0 0 0 0,0 0 0 0 0,0 0 0 0 0,0 1 0 0 0,0-1 0 0 0,0 0 0 0 0,0 0 0 0 0,0 0 0 0 0,0 0 0 0 0,0 1 0 0 0,0-1 1 0 0,0 0-1 0 0,0 0 0 0 0,0 0 0 0 0,1 0 0 0 0,-1 1 0 0 0,0-1 0 0 0,0 0 0 0 0,0 0 0 0 0,0 0 0 0 0,0 0 0 0 0,0 0 0 0 0,1 1 0 0 0,8 4 372 0 0,12 1-346 0 0,-3-3 3 0 0,0-1 0 0 0,25 1 0 0 0,-35-3-246 0 0,-1 0 1 0 0,1-1 0 0 0,0 0-1 0 0,-1 0 1 0 0,1-1 0 0 0,-1 1-1 0 0,1-2 1 0 0,8-3 0 0 0,-15 6-35 0 0,-1-1 1 0 0,1 1-1 0 0,0-1 1 0 0,0 1 0 0 0,0-1-1 0 0,-1 0 1 0 0,1 0-1 0 0,0 1 1 0 0,-1-1-1 0 0,1 0 1 0 0,0 0 0 0 0,-1 0-1 0 0,1-1 1 0 0,2-4-894 0 0</inkml:trace>
  <inkml:trace contextRef="#ctx0" brushRef="#br0" timeOffset="145.49">155 1 19807 0 0,'-1'0'177'0'0,"0"1"0"0"0,0 0 0 0 0,0 0 0 0 0,0 0 0 0 0,0 0 0 0 0,0 0 0 0 0,0 0 0 0 0,0 1 0 0 0,1-1-1 0 0,-1 0 1 0 0,0 0 0 0 0,1 0 0 0 0,-1 1 0 0 0,1-1 0 0 0,0 0 0 0 0,-1 1 0 0 0,1-1 0 0 0,0 0 0 0 0,0 3 0 0 0,-1 32 1075 0 0,1-24-682 0 0,-10 113 1746 0 0,7-96-4406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1T15:21:51.024"/>
    </inkml:context>
    <inkml:brush xml:id="br0">
      <inkml:brushProperty name="width" value="0.035" units="cm"/>
      <inkml:brushProperty name="height" value="0.035" units="cm"/>
      <inkml:brushProperty name="color" value="#E71224"/>
    </inkml:brush>
  </inkml:definitions>
  <inkml:trace contextRef="#ctx0" brushRef="#br0">92 71 13359 0 0,'-6'7'5753'0'0,"-3"10"-4206"0"0,-19 33 188 0 0,21-39-1413 0 0,0 0 1 0 0,1 1-1 0 0,1-1 0 0 0,-1 1 1 0 0,2 0-1 0 0,0 0 0 0 0,0 1 1 0 0,-2 15-1 0 0,6-23-240 0 0,2-5-33 0 0,5-11-22 0 0,8-21-50 0 0,-14 30 32 0 0,16-38-81 0 0,-10 20-16 0 0,1 1 0 0 0,1 0 0 0 0,0 1 0 0 0,2 0 0 0 0,21-29 0 0 0,-31 46 93 0 0,-1 1 0 0 0,0 0 0 0 0,0-1-1 0 0,1 1 1 0 0,-1 0 0 0 0,0-1 0 0 0,0 1 0 0 0,1 0 0 0 0,-1 0-1 0 0,0-1 1 0 0,1 1 0 0 0,-1 0 0 0 0,0 0 0 0 0,1 0 0 0 0,-1-1-1 0 0,0 1 1 0 0,1 0 0 0 0,-1 0 0 0 0,1 0 0 0 0,-1 0 0 0 0,0 0-1 0 0,1 0 1 0 0,-1 0 0 0 0,0 0 0 0 0,1 0 0 0 0,-1 0 0 0 0,1 0-1 0 0,-1 0 1 0 0,0 0 0 0 0,1 0 0 0 0,-1 0 0 0 0,1 0 0 0 0,-1 0-1 0 0,0 0 1 0 0,1 1 0 0 0,0 0 29 0 0,0 0-1 0 0,0 0 1 0 0,-1 0-1 0 0,1 0 1 0 0,0 0-1 0 0,-1 0 1 0 0,1 0 0 0 0,-1 0-1 0 0,1 0 1 0 0,-1 0-1 0 0,1 3 1 0 0,5 38 746 0 0,-5-37-728 0 0,1 35 526 0 0,-3-29-476 0 0,2 1 0 0 0,-1-1-1 0 0,2 1 1 0 0,0-1-1 0 0,0 0 1 0 0,7 20 0 0 0,-9-31-100 0 0,0 1 0 0 0,0-1 1 0 0,0 1-1 0 0,0-1 0 0 0,1 1 0 0 0,-1-1 1 0 0,0 1-1 0 0,0-1 0 0 0,1 1 0 0 0,-1-1 1 0 0,0 1-1 0 0,1-1 0 0 0,-1 0 1 0 0,1 1-1 0 0,-1-1 0 0 0,0 0 0 0 0,1 1 1 0 0,-1-1-1 0 0,1 0 0 0 0,-1 1 0 0 0,1-1 1 0 0,-1 0-1 0 0,1 0 0 0 0,-1 0 1 0 0,1 0-1 0 0,-1 1 0 0 0,1-1 0 0 0,-1 0 1 0 0,1 0-1 0 0,-1 0 0 0 0,1 0 0 0 0,1 0 1 0 0,-1-1-8 0 0,0 1-1 0 0,0-1 1 0 0,0 0 0 0 0,1 0 0 0 0,-1 0-1 0 0,0 0 1 0 0,0 1 0 0 0,0-1 0 0 0,0-1 0 0 0,0 1-1 0 0,0 0 1 0 0,0-2 0 0 0,5-5-118 0 0,-2 0 0 0 0,7-15 0 0 0,15-50 41 0 0,-18 47 45 0 0,2-1 0 0 0,15-29 0 0 0,-24 55 44 0 0,-1 0 1 0 0,1 0-1 0 0,-1 0 1 0 0,1 0-1 0 0,-1 0 0 0 0,1 0 1 0 0,0 0-1 0 0,-1 0 0 0 0,1 0 1 0 0,0 0-1 0 0,0 1 0 0 0,0-1 1 0 0,-1 0-1 0 0,1 1 0 0 0,0-1 1 0 0,0 0-1 0 0,0 1 0 0 0,0-1 1 0 0,0 1-1 0 0,0 0 1 0 0,1-1-1 0 0,-1 1 10 0 0,0 0 0 0 0,0 1 0 0 0,0-1 0 0 0,0 0 0 0 0,-1 0 0 0 0,1 1 0 0 0,0-1 0 0 0,0 1 0 0 0,-1-1 0 0 0,1 0 0 0 0,0 1 0 0 0,-1 0 0 0 0,1-1 0 0 0,-1 1 0 0 0,1-1 0 0 0,0 1 0 0 0,-1 0 0 0 0,1-1 0 0 0,-1 1 0 0 0,0 0 0 0 0,1 0 0 0 0,3 7 163 0 0,0 0-1 0 0,-1 0 1 0 0,4 17-1 0 0,-6-22-150 0 0,19 84 1249 0 0,1 6-3447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21:43.658"/>
    </inkml:context>
    <inkml:brush xml:id="br0">
      <inkml:brushProperty name="width" value="0.035" units="cm"/>
      <inkml:brushProperty name="height" value="0.035" units="cm"/>
      <inkml:brushProperty name="color" value="#E71224"/>
    </inkml:brush>
  </inkml:definitions>
  <inkml:trace contextRef="#ctx0" brushRef="#br0">0 39 26193,'1092'-38'0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18:00.391"/>
    </inkml:context>
    <inkml:brush xml:id="br0">
      <inkml:brushProperty name="width" value="0.035" units="cm"/>
      <inkml:brushProperty name="height" value="0.035" units="cm"/>
      <inkml:brushProperty name="color" value="#E71224"/>
    </inkml:brush>
  </inkml:definitions>
  <inkml:trace contextRef="#ctx0" brushRef="#br0">0 1 22643,'11909'94'0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1T15:17:54.249"/>
    </inkml:context>
    <inkml:brush xml:id="br0">
      <inkml:brushProperty name="width" value="0.035" units="cm"/>
      <inkml:brushProperty name="height" value="0.035" units="cm"/>
      <inkml:brushProperty name="color" value="#E71224"/>
    </inkml:brush>
  </inkml:definitions>
  <inkml:trace contextRef="#ctx0" brushRef="#br0">144 1 23660,'-143'7981'0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1182</TotalTime>
  <Pages>7</Pages>
  <Words>787</Words>
  <Characters>4489</Characters>
  <Application>Microsoft Office Word</Application>
  <DocSecurity>0</DocSecurity>
  <Lines>37</Lines>
  <Paragraphs>10</Paragraphs>
  <ScaleCrop>false</ScaleCrop>
  <Company/>
  <LinksUpToDate>false</LinksUpToDate>
  <CharactersWithSpaces>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Guest User</cp:lastModifiedBy>
  <cp:revision>217</cp:revision>
  <dcterms:created xsi:type="dcterms:W3CDTF">2025-09-13T10:13:00Z</dcterms:created>
  <dcterms:modified xsi:type="dcterms:W3CDTF">2025-09-13T05:53:00Z</dcterms:modified>
</cp:coreProperties>
</file>